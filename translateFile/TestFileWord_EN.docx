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eastAsiaTheme="minorHAnsi" w:hAnsi="Arial" w:cs="Arial"/>
          <w:bCs w:val="0"/>
          <w:color w:val="auto"/>
          <w:sz w:val="20"/>
          <w:szCs w:val="20"/>
          <w:u w:val="none"/>
          <w:lang w:val="fr-FR" w:eastAsia="fr-FR"/>
        </w:rPr>
        <w:id w:val="-1633092704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08100E" w:rsidRDefault="00F36405">
          <w:pPr>
            <w:pStyle w:val="En-ttedetabledesmatires"/>
            <w:rPr>
              <w:lang w:val="fr-FR"/>
            </w:rPr>
          </w:pPr>
          <w:r>
            <w:rPr>
              <w:lang w:val="fr-FR"/>
            </w:rPr>
            <w:t>Contents</w:t>
          </w:r>
        </w:p>
        <w:p w:rsidR="0008100E" w:rsidRPr="0008100E" w:rsidRDefault="0008100E" w:rsidP="0008100E">
          <w:pPr>
            <w:rPr>
              <w:lang w:eastAsia="en-US"/>
            </w:rPr>
          </w:pPr>
        </w:p>
        <w:p w:rsidR="00C35911" w:rsidRDefault="0008100E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972435" w:history="1">
            <w:r w:rsidR="00C35911" w:rsidRPr="00764BE5">
              <w:rPr>
                <w:rStyle w:val="Lienhypertexte"/>
                <w:noProof/>
              </w:rPr>
              <w:t>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POLICE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_Toc381972435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3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36" w:history="1">
            <w:r w:rsidR="00C35911" w:rsidRPr="00764BE5">
              <w:rPr>
                <w:rStyle w:val="Lienhypertexte"/>
                <w:noProof/>
              </w:rPr>
              <w:t>1.1.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The common polices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_Toc381972436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3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37" w:history="1">
            <w:r w:rsidR="00C35911" w:rsidRPr="00764BE5">
              <w:rPr>
                <w:rStyle w:val="Lienhypertexte"/>
                <w:noProof/>
              </w:rPr>
              <w:t>1.2.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Size of police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_Toc381972437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3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38" w:history="1">
            <w:r w:rsidR="00C35911" w:rsidRPr="00764BE5">
              <w:rPr>
                <w:rStyle w:val="Lienhypertexte"/>
                <w:noProof/>
              </w:rPr>
              <w:t>1.3.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Bold, Italic, Underlined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_Toc381972438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3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39" w:history="1">
            <w:r w:rsidR="00C35911" w:rsidRPr="00764BE5">
              <w:rPr>
                <w:rStyle w:val="Lienhypertexte"/>
                <w:noProof/>
              </w:rPr>
              <w:t>1.4.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Colors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_Toc381972439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3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0" w:history="1">
            <w:r w:rsidR="00C35911" w:rsidRPr="00764BE5">
              <w:rPr>
                <w:rStyle w:val="Lienhypertexte"/>
                <w:noProof/>
              </w:rPr>
              <w:t>1.5.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Text Highlight Color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_Toc381972440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3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1" w:history="1">
            <w:r w:rsidR="00C35911" w:rsidRPr="00764BE5">
              <w:rPr>
                <w:rStyle w:val="Lienhypertexte"/>
                <w:noProof/>
              </w:rPr>
              <w:t>1.6.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Superscript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_Toc381972441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4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2" w:history="1">
            <w:r w:rsidR="00C35911" w:rsidRPr="00764BE5">
              <w:rPr>
                <w:rStyle w:val="Lienhypertexte"/>
                <w:noProof/>
              </w:rPr>
              <w:t>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THE POSITION OF THE PARAGRAPHS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_Toc381972442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4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3" w:history="1">
            <w:r w:rsidR="00C35911" w:rsidRPr="00764BE5">
              <w:rPr>
                <w:rStyle w:val="Lienhypertexte"/>
                <w:noProof/>
              </w:rPr>
              <w:t>2.1.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Alignments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_Toc381972443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4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4" w:history="1">
            <w:r w:rsidR="00C35911" w:rsidRPr="00764BE5">
              <w:rPr>
                <w:rStyle w:val="Lienhypertexte"/>
                <w:noProof/>
              </w:rPr>
              <w:t>2.1.1.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Aligned on the left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_Toc381972444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4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5" w:history="1">
            <w:r w:rsidR="00C35911" w:rsidRPr="00764BE5">
              <w:rPr>
                <w:rStyle w:val="Lienhypertexte"/>
                <w:noProof/>
              </w:rPr>
              <w:t>2.1.2.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Center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_Toc381972445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4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6" w:history="1">
            <w:r w:rsidR="00C35911" w:rsidRPr="00764BE5">
              <w:rPr>
                <w:rStyle w:val="Lienhypertexte"/>
                <w:noProof/>
              </w:rPr>
              <w:t>2.1.3.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Signature on the right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_Toc381972446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4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7" w:history="1">
            <w:r w:rsidR="00C35911" w:rsidRPr="00764BE5">
              <w:rPr>
                <w:rStyle w:val="Lienhypertexte"/>
                <w:noProof/>
              </w:rPr>
              <w:t>2.2.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Withdrawals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_Toc381972447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4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8" w:history="1">
            <w:r w:rsidR="00C35911" w:rsidRPr="00764BE5">
              <w:rPr>
                <w:rStyle w:val="Lienhypertexte"/>
                <w:noProof/>
              </w:rPr>
              <w:t>2.3.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Line spaces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_Toc381972448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4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49" w:history="1">
            <w:r w:rsidR="00C35911" w:rsidRPr="00764BE5">
              <w:rPr>
                <w:rStyle w:val="Lienhypertexte"/>
                <w:noProof/>
              </w:rPr>
              <w:t>3.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LISTS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_Toc381972449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5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0" w:history="1">
            <w:r w:rsidR="00C35911" w:rsidRPr="00764BE5">
              <w:rPr>
                <w:rStyle w:val="Lienhypertexte"/>
                <w:noProof/>
                <w:lang w:val="en-US"/>
              </w:rPr>
              <w:t>3.1.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Lists with bullets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_Toc381972450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5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1" w:history="1">
            <w:r w:rsidR="00C35911" w:rsidRPr="00764BE5">
              <w:rPr>
                <w:rStyle w:val="Lienhypertexte"/>
                <w:noProof/>
                <w:lang w:val="en-US"/>
              </w:rPr>
              <w:t>3.2.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Numbered lists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_Toc381972451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5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2" w:history="1">
            <w:r w:rsidR="00C35911" w:rsidRPr="00764BE5">
              <w:rPr>
                <w:rStyle w:val="Lienhypertexte"/>
                <w:noProof/>
                <w:lang w:val="en-US"/>
              </w:rPr>
              <w:t>3.3.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Personalization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_Toc381972452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5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3" w:history="1">
            <w:r w:rsidR="00C35911" w:rsidRPr="00764BE5">
              <w:rPr>
                <w:rStyle w:val="Lienhypertexte"/>
                <w:noProof/>
                <w:lang w:val="en-US"/>
              </w:rPr>
              <w:t>3.4.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Hierarchical lists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_Toc381972453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5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4" w:history="1">
            <w:r w:rsidR="00C35911" w:rsidRPr="00764BE5">
              <w:rPr>
                <w:rStyle w:val="Lienhypertexte"/>
                <w:noProof/>
              </w:rPr>
              <w:t>4.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TEXT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_Toc381972454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6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5" w:history="1">
            <w:r w:rsidR="00C35911" w:rsidRPr="00764BE5">
              <w:rPr>
                <w:rStyle w:val="Lienhypertexte"/>
                <w:noProof/>
              </w:rPr>
              <w:t>4.1.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Drop Cap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_Toc381972455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6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6" w:history="1">
            <w:r w:rsidR="00C35911" w:rsidRPr="00764BE5">
              <w:rPr>
                <w:rStyle w:val="Lienhypertexte"/>
                <w:noProof/>
              </w:rPr>
              <w:t>4.2.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WordArt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_Toc381972456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6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7" w:history="1">
            <w:r w:rsidR="00C35911" w:rsidRPr="00764BE5">
              <w:rPr>
                <w:rStyle w:val="Lienhypertexte"/>
                <w:noProof/>
              </w:rPr>
              <w:t>5.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Page layout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_Toc381972457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6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8" w:history="1">
            <w:r w:rsidR="00C35911" w:rsidRPr="00764BE5">
              <w:rPr>
                <w:rStyle w:val="Lienhypertexte"/>
                <w:noProof/>
              </w:rPr>
              <w:t>6.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SHADING AND BORDER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_Toc381972458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6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59" w:history="1">
            <w:r w:rsidR="00C35911" w:rsidRPr="00764BE5">
              <w:rPr>
                <w:rStyle w:val="Lienhypertexte"/>
                <w:noProof/>
              </w:rPr>
              <w:t>7.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TABLE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_Toc381972459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7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0" w:history="1">
            <w:r w:rsidR="00C35911" w:rsidRPr="00764BE5">
              <w:rPr>
                <w:rStyle w:val="Lienhypertexte"/>
                <w:noProof/>
              </w:rPr>
              <w:t>7.1.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Word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_Toc381972460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7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1" w:history="1">
            <w:r w:rsidR="00C35911" w:rsidRPr="00764BE5">
              <w:rPr>
                <w:rStyle w:val="Lienhypertexte"/>
                <w:noProof/>
                <w:lang w:val="en-US"/>
              </w:rPr>
              <w:t>7.2.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Excel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_Toc381972461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8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2" w:history="1">
            <w:r w:rsidR="00C35911" w:rsidRPr="00764BE5">
              <w:rPr>
                <w:rStyle w:val="Lienhypertexte"/>
                <w:noProof/>
              </w:rPr>
              <w:t>8.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ILLUSTRATIONS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_Toc381972462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8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3" w:history="1">
            <w:r w:rsidR="00C35911" w:rsidRPr="00764BE5">
              <w:rPr>
                <w:rStyle w:val="Lienhypertexte"/>
                <w:noProof/>
              </w:rPr>
              <w:t>8.1.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Photograph without text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_Toc381972463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8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4" w:history="1">
            <w:r w:rsidR="00C35911" w:rsidRPr="00764BE5">
              <w:rPr>
                <w:rStyle w:val="Lienhypertexte"/>
                <w:noProof/>
              </w:rPr>
              <w:t>8.2.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Photograph with text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_Toc381972464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9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5" w:history="1">
            <w:r w:rsidR="00C35911" w:rsidRPr="00764BE5">
              <w:rPr>
                <w:rStyle w:val="Lienhypertexte"/>
                <w:noProof/>
              </w:rPr>
              <w:t>8.3.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Clipart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_Toc381972465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9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6" w:history="1">
            <w:r w:rsidR="00C35911" w:rsidRPr="00764BE5">
              <w:rPr>
                <w:rStyle w:val="Lienhypertexte"/>
                <w:noProof/>
              </w:rPr>
              <w:t>8.4.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Forms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_Toc381972466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10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7" w:history="1">
            <w:r w:rsidR="00C35911" w:rsidRPr="00764BE5">
              <w:rPr>
                <w:rStyle w:val="Lienhypertexte"/>
                <w:noProof/>
              </w:rPr>
              <w:t>9.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BONDS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_Toc381972467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10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8" w:history="1">
            <w:r w:rsidR="00C35911" w:rsidRPr="00764BE5">
              <w:rPr>
                <w:rStyle w:val="Lienhypertexte"/>
                <w:noProof/>
              </w:rPr>
              <w:t>9.1.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Hyperlinks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_Toc381972468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10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69" w:history="1">
            <w:r w:rsidR="00C35911" w:rsidRPr="00764BE5">
              <w:rPr>
                <w:rStyle w:val="Lienhypertexte"/>
                <w:noProof/>
              </w:rPr>
              <w:t>9.2.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References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_Toc381972469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11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70" w:history="1">
            <w:r w:rsidR="00C35911" w:rsidRPr="00764BE5">
              <w:rPr>
                <w:rStyle w:val="Lienhypertexte"/>
                <w:noProof/>
              </w:rPr>
              <w:t>10.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REVISIONS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_Toc381972470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11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71" w:history="1">
            <w:r w:rsidR="00C35911" w:rsidRPr="00764BE5">
              <w:rPr>
                <w:rStyle w:val="Lienhypertexte"/>
                <w:noProof/>
              </w:rPr>
              <w:t>10.1.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Comments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_Toc381972471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11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C35911" w:rsidRDefault="00D609F9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1972472" w:history="1">
            <w:r w:rsidR="00C35911" w:rsidRPr="00764BE5">
              <w:rPr>
                <w:rStyle w:val="Lienhypertexte"/>
                <w:noProof/>
              </w:rPr>
              <w:t>10.2.</w:t>
            </w:r>
            <w:r w:rsidR="00C3591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35911" w:rsidRPr="00764BE5">
              <w:rPr>
                <w:rStyle w:val="Lienhypertexte"/>
                <w:noProof/>
              </w:rPr>
              <w:t>Modifications</w:t>
            </w:r>
            <w:r w:rsidR="00C35911">
              <w:rPr>
                <w:noProof/>
                <w:webHidden/>
              </w:rPr>
              <w:tab/>
            </w:r>
            <w:r w:rsidR="00C35911">
              <w:rPr>
                <w:noProof/>
                <w:webHidden/>
              </w:rPr>
              <w:fldChar w:fldCharType="begin"/>
            </w:r>
            <w:r w:rsidR="00C35911">
              <w:rPr>
                <w:noProof/>
                <w:webHidden/>
              </w:rPr>
              <w:instrText xml:space="preserve"> PAGEREF _Toc381972472 \h </w:instrText>
            </w:r>
            <w:r w:rsidR="00C35911">
              <w:rPr>
                <w:noProof/>
                <w:webHidden/>
              </w:rPr>
            </w:r>
            <w:r w:rsidR="00C35911">
              <w:rPr>
                <w:noProof/>
                <w:webHidden/>
              </w:rPr>
              <w:fldChar w:fldCharType="separate"/>
            </w:r>
            <w:r w:rsidR="00C35911">
              <w:rPr>
                <w:noProof/>
                <w:webHidden/>
              </w:rPr>
              <w:t>11</w:t>
            </w:r>
            <w:r w:rsidR="00C35911">
              <w:rPr>
                <w:noProof/>
                <w:webHidden/>
              </w:rPr>
              <w:fldChar w:fldCharType="end"/>
            </w:r>
          </w:hyperlink>
        </w:p>
        <w:p w:rsidR="0008100E" w:rsidRDefault="0008100E">
          <w:r>
            <w:rPr>
              <w:b/>
              <w:bCs/>
            </w:rPr>
            <w:fldChar w:fldCharType="end"/>
          </w:r>
        </w:p>
      </w:sdtContent>
    </w:sdt>
    <w:p w:rsidR="008955DD" w:rsidRDefault="008955DD" w:rsidP="00E64761">
      <w:pPr>
        <w:rPr>
          <w:b/>
          <w:bCs/>
          <w:u w:val="single"/>
        </w:rPr>
      </w:pPr>
    </w:p>
    <w:p w:rsidR="008955DD" w:rsidRDefault="008955DD" w:rsidP="00E64761">
      <w:pPr>
        <w:rPr>
          <w:b/>
          <w:bCs/>
          <w:u w:val="single"/>
        </w:rPr>
      </w:pPr>
    </w:p>
    <w:p w:rsidR="008955DD" w:rsidRDefault="008955DD" w:rsidP="00E64761">
      <w:pPr>
        <w:rPr>
          <w:b/>
          <w:bCs/>
          <w:u w:val="single"/>
        </w:rPr>
      </w:pPr>
    </w:p>
    <w:p w:rsidR="00C33B1B" w:rsidRDefault="00735865">
      <w:pPr>
        <w:spacing w:after="200" w:line="276" w:lineRule="auto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:rsidR="00C33B1B" w:rsidRDefault="00735865">
      <w:pPr>
        <w:pStyle w:val="Titre1"/>
      </w:pPr>
      <w:bookmarkStart w:id="0" w:name="_Toc381972435"/>
      <w:r>
        <w:lastRenderedPageBreak/>
        <w:t>POLICE</w:t>
      </w:r>
      <w:bookmarkEnd w:id="0"/>
    </w:p>
    <w:p w:rsidR="00C33B1B" w:rsidRDefault="00735865">
      <w:pPr>
        <w:pStyle w:val="Titre2"/>
        <w:rPr>
          <w:b w:val="0"/>
        </w:rPr>
      </w:pPr>
      <w:bookmarkStart w:id="1" w:name="_Toc381972436"/>
      <w:r>
        <w:t xml:space="preserve">The </w:t>
      </w:r>
      <w:proofErr w:type="spellStart"/>
      <w:r w:rsidR="0007160E">
        <w:t>common</w:t>
      </w:r>
      <w:proofErr w:type="spellEnd"/>
      <w:r w:rsidR="0007160E">
        <w:t xml:space="preserve"> </w:t>
      </w:r>
      <w:r>
        <w:t>polic</w:t>
      </w:r>
      <w:r w:rsidR="0007160E">
        <w:t>es</w:t>
      </w:r>
      <w:bookmarkEnd w:id="1"/>
    </w:p>
    <w:p w:rsidR="008955DD" w:rsidRDefault="008955DD" w:rsidP="00A71262">
      <w:pPr>
        <w:spacing w:line="360" w:lineRule="auto"/>
      </w:pPr>
    </w:p>
    <w:p w:rsidR="00C33B1B" w:rsidRPr="00735865" w:rsidRDefault="00735865">
      <w:pPr>
        <w:rPr>
          <w:lang w:val="en-US"/>
        </w:rPr>
      </w:pPr>
      <w:r w:rsidRPr="00735865">
        <w:rPr>
          <w:lang w:val="en-US"/>
        </w:rPr>
        <w:t>This is a sentence in Arial.</w:t>
      </w:r>
    </w:p>
    <w:p w:rsidR="00C33B1B" w:rsidRPr="00735865" w:rsidRDefault="00735865">
      <w:pPr>
        <w:spacing w:line="360" w:lineRule="auto"/>
        <w:rPr>
          <w:rFonts w:ascii="Arial Black" w:hAnsi="Arial Black"/>
          <w:lang w:val="en-US"/>
        </w:rPr>
      </w:pPr>
      <w:r w:rsidRPr="00735865">
        <w:rPr>
          <w:rFonts w:ascii="Arial Black" w:hAnsi="Arial Black"/>
          <w:lang w:val="en-US"/>
        </w:rPr>
        <w:t>This is a sentence in Arial Black.</w:t>
      </w:r>
    </w:p>
    <w:p w:rsidR="00C33B1B" w:rsidRPr="00735865" w:rsidRDefault="00735865">
      <w:pPr>
        <w:spacing w:line="360" w:lineRule="auto"/>
        <w:rPr>
          <w:rFonts w:ascii="Courier New" w:hAnsi="Courier New" w:cs="Courier New"/>
          <w:lang w:val="en-US"/>
        </w:rPr>
      </w:pPr>
      <w:r w:rsidRPr="00735865">
        <w:rPr>
          <w:rFonts w:ascii="Courier New" w:hAnsi="Courier New" w:cs="Courier New"/>
          <w:lang w:val="en-US"/>
        </w:rPr>
        <w:t>This is a sentence in Courier New.</w:t>
      </w:r>
    </w:p>
    <w:p w:rsidR="00C33B1B" w:rsidRPr="00735865" w:rsidRDefault="00735865">
      <w:pPr>
        <w:spacing w:line="360" w:lineRule="auto"/>
        <w:rPr>
          <w:rFonts w:ascii="Times New Roman" w:hAnsi="Times New Roman" w:cs="Times New Roman"/>
          <w:lang w:val="en-US"/>
        </w:rPr>
      </w:pPr>
      <w:r w:rsidRPr="00735865">
        <w:rPr>
          <w:rFonts w:ascii="Times New Roman" w:hAnsi="Times New Roman" w:cs="Times New Roman"/>
          <w:lang w:val="en-US"/>
        </w:rPr>
        <w:t>This is a sentence in Times New Roman.</w:t>
      </w:r>
    </w:p>
    <w:p w:rsidR="00C33B1B" w:rsidRDefault="00735865">
      <w:pPr>
        <w:rPr>
          <w:rFonts w:ascii="Ravie" w:eastAsia="MingLiU_HKSCS-ExtB" w:hAnsi="Ravie" w:cs="Microsoft Uighur"/>
        </w:rPr>
      </w:pPr>
      <w:r>
        <w:rPr>
          <w:rFonts w:ascii="Ravie" w:eastAsia="MingLiU_HKSCS-ExtB" w:hAnsi="Ravie" w:cs="Microsoft Uighur"/>
        </w:rPr>
        <w:t xml:space="preserve">This </w:t>
      </w:r>
      <w:proofErr w:type="spellStart"/>
      <w:r>
        <w:rPr>
          <w:rFonts w:ascii="Ravie" w:eastAsia="MingLiU_HKSCS-ExtB" w:hAnsi="Ravie" w:cs="Microsoft Uighur"/>
        </w:rPr>
        <w:t>is</w:t>
      </w:r>
      <w:proofErr w:type="spellEnd"/>
      <w:r>
        <w:rPr>
          <w:rFonts w:ascii="Ravie" w:eastAsia="MingLiU_HKSCS-ExtB" w:hAnsi="Ravie" w:cs="Microsoft Uighur"/>
        </w:rPr>
        <w:t xml:space="preserve"> </w:t>
      </w:r>
      <w:proofErr w:type="spellStart"/>
      <w:r>
        <w:rPr>
          <w:rFonts w:ascii="Ravie" w:eastAsia="MingLiU_HKSCS-ExtB" w:hAnsi="Ravie" w:cs="Microsoft Uighur"/>
        </w:rPr>
        <w:t>another</w:t>
      </w:r>
      <w:proofErr w:type="spellEnd"/>
      <w:r>
        <w:rPr>
          <w:rFonts w:ascii="Ravie" w:eastAsia="MingLiU_HKSCS-ExtB" w:hAnsi="Ravie" w:cs="Microsoft Uighur"/>
        </w:rPr>
        <w:t xml:space="preserve"> police.</w:t>
      </w:r>
    </w:p>
    <w:p w:rsidR="00E64761" w:rsidRPr="00E64761" w:rsidRDefault="00E64761" w:rsidP="00E64761">
      <w:pPr>
        <w:rPr>
          <w:rFonts w:ascii="Ravie" w:eastAsia="MingLiU_HKSCS-ExtB" w:hAnsi="Ravie" w:cs="Microsoft Uighur"/>
        </w:rPr>
      </w:pPr>
    </w:p>
    <w:p w:rsidR="00E64761" w:rsidRPr="00E64761" w:rsidRDefault="00E64761" w:rsidP="00E64761">
      <w:pPr>
        <w:rPr>
          <w:rFonts w:ascii="Algerian" w:eastAsia="MingLiU_HKSCS-ExtB" w:hAnsi="Algerian" w:cs="Microsoft Uighur"/>
        </w:rPr>
      </w:pPr>
    </w:p>
    <w:p w:rsidR="00C33B1B" w:rsidRDefault="0007160E">
      <w:pPr>
        <w:pStyle w:val="Titre2"/>
      </w:pPr>
      <w:bookmarkStart w:id="2" w:name="_Toc381972437"/>
      <w:r>
        <w:t>Size</w:t>
      </w:r>
      <w:r w:rsidR="00735865">
        <w:t xml:space="preserve"> of police</w:t>
      </w:r>
      <w:bookmarkEnd w:id="2"/>
    </w:p>
    <w:p w:rsidR="008955DD" w:rsidRDefault="008955DD" w:rsidP="00A712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B1B" w:rsidRPr="00735865" w:rsidRDefault="0007160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text of size 12</w:t>
      </w:r>
      <w:r w:rsidR="00735865" w:rsidRPr="007358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33B1B" w:rsidRPr="00735865" w:rsidRDefault="0007160E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This is text of size 18</w:t>
      </w:r>
      <w:r w:rsidR="00735865" w:rsidRPr="00735865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A71262" w:rsidRPr="00735865" w:rsidRDefault="00A71262" w:rsidP="00A71262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:rsidR="00C33B1B" w:rsidRDefault="0007160E">
      <w:pPr>
        <w:pStyle w:val="Titre2"/>
      </w:pPr>
      <w:bookmarkStart w:id="3" w:name="_Toc381972438"/>
      <w:r>
        <w:t>Bold</w:t>
      </w:r>
      <w:r w:rsidR="00735865">
        <w:t xml:space="preserve">, Italic, </w:t>
      </w:r>
      <w:proofErr w:type="spellStart"/>
      <w:r w:rsidR="00735865">
        <w:t>Underlined</w:t>
      </w:r>
      <w:bookmarkEnd w:id="3"/>
      <w:proofErr w:type="spellEnd"/>
    </w:p>
    <w:p w:rsidR="00C33B1B" w:rsidRDefault="00580B5E">
      <w:pPr>
        <w:spacing w:line="360" w:lineRule="auto"/>
        <w:rPr>
          <w:b/>
        </w:rPr>
      </w:pPr>
      <w:r>
        <w:rPr>
          <w:b/>
        </w:rPr>
        <w:t xml:space="preserve">This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bold</w:t>
      </w:r>
      <w:proofErr w:type="spellEnd"/>
      <w:r w:rsidR="00735865">
        <w:rPr>
          <w:b/>
        </w:rPr>
        <w:t>.</w:t>
      </w:r>
    </w:p>
    <w:p w:rsidR="00C33B1B" w:rsidRPr="00735865" w:rsidRDefault="00580B5E">
      <w:pPr>
        <w:spacing w:line="360" w:lineRule="auto"/>
        <w:rPr>
          <w:i/>
          <w:lang w:val="en-US"/>
        </w:rPr>
      </w:pPr>
      <w:r>
        <w:rPr>
          <w:i/>
          <w:lang w:val="en-US"/>
        </w:rPr>
        <w:t xml:space="preserve">This is </w:t>
      </w:r>
      <w:r w:rsidR="00735865" w:rsidRPr="00735865">
        <w:rPr>
          <w:i/>
          <w:lang w:val="en-US"/>
        </w:rPr>
        <w:t>in italic.</w:t>
      </w:r>
    </w:p>
    <w:p w:rsidR="00C33B1B" w:rsidRPr="00735865" w:rsidRDefault="00580B5E">
      <w:pPr>
        <w:spacing w:line="360" w:lineRule="auto"/>
        <w:rPr>
          <w:u w:val="single"/>
          <w:lang w:val="en-US"/>
        </w:rPr>
      </w:pPr>
      <w:r>
        <w:rPr>
          <w:u w:val="single"/>
          <w:lang w:val="en-US"/>
        </w:rPr>
        <w:t xml:space="preserve">This is </w:t>
      </w:r>
      <w:r w:rsidR="00735865" w:rsidRPr="00735865">
        <w:rPr>
          <w:u w:val="single"/>
          <w:lang w:val="en-US"/>
        </w:rPr>
        <w:t>underlined.</w:t>
      </w:r>
    </w:p>
    <w:p w:rsidR="00C33B1B" w:rsidRPr="00735865" w:rsidRDefault="00580B5E">
      <w:pPr>
        <w:spacing w:line="360" w:lineRule="auto"/>
        <w:rPr>
          <w:strike/>
          <w:lang w:val="en-US"/>
        </w:rPr>
      </w:pPr>
      <w:r>
        <w:rPr>
          <w:strike/>
          <w:lang w:val="en-US"/>
        </w:rPr>
        <w:t>This is strikethrough</w:t>
      </w:r>
      <w:r w:rsidR="00735865" w:rsidRPr="00735865">
        <w:rPr>
          <w:strike/>
          <w:lang w:val="en-US"/>
        </w:rPr>
        <w:t>.</w:t>
      </w:r>
    </w:p>
    <w:p w:rsidR="00C33B1B" w:rsidRPr="00735865" w:rsidRDefault="00735865">
      <w:pPr>
        <w:spacing w:line="360" w:lineRule="auto"/>
        <w:rPr>
          <w:lang w:val="en-US"/>
        </w:rPr>
      </w:pPr>
      <w:r w:rsidRPr="00735865">
        <w:rPr>
          <w:vertAlign w:val="subscript"/>
          <w:lang w:val="en-US"/>
        </w:rPr>
        <w:t>This is</w:t>
      </w:r>
      <w:r w:rsidR="00580B5E">
        <w:rPr>
          <w:vertAlign w:val="subscript"/>
          <w:lang w:val="en-US"/>
        </w:rPr>
        <w:t xml:space="preserve"> with an</w:t>
      </w:r>
      <w:r w:rsidRPr="00735865">
        <w:rPr>
          <w:vertAlign w:val="subscript"/>
          <w:lang w:val="en-US"/>
        </w:rPr>
        <w:t xml:space="preserve"> index</w:t>
      </w:r>
      <w:r w:rsidRPr="00735865">
        <w:rPr>
          <w:lang w:val="en-US"/>
        </w:rPr>
        <w:t>.</w:t>
      </w:r>
    </w:p>
    <w:p w:rsidR="00C33B1B" w:rsidRPr="00735865" w:rsidRDefault="00580B5E">
      <w:pPr>
        <w:spacing w:line="360" w:lineRule="auto"/>
        <w:rPr>
          <w:lang w:val="en-US"/>
        </w:rPr>
      </w:pPr>
      <w:r>
        <w:rPr>
          <w:lang w:val="en-US"/>
        </w:rPr>
        <w:t>This is with an</w:t>
      </w:r>
      <w:r w:rsidR="00735865" w:rsidRPr="00735865">
        <w:rPr>
          <w:lang w:val="en-US"/>
        </w:rPr>
        <w:t xml:space="preserve"> </w:t>
      </w:r>
      <w:r w:rsidR="00735865" w:rsidRPr="00735865">
        <w:rPr>
          <w:vertAlign w:val="superscript"/>
          <w:lang w:val="en-US"/>
        </w:rPr>
        <w:t>exposing</w:t>
      </w:r>
      <w:r w:rsidR="00735865" w:rsidRPr="00735865">
        <w:rPr>
          <w:lang w:val="en-US"/>
        </w:rPr>
        <w:t>.</w:t>
      </w:r>
    </w:p>
    <w:p w:rsidR="00A71262" w:rsidRPr="00735865" w:rsidRDefault="00A71262" w:rsidP="00A71262">
      <w:pPr>
        <w:spacing w:line="360" w:lineRule="auto"/>
        <w:rPr>
          <w:lang w:val="en-US"/>
        </w:rPr>
      </w:pPr>
    </w:p>
    <w:p w:rsidR="00A71262" w:rsidRPr="00735865" w:rsidRDefault="00A71262" w:rsidP="00A71262">
      <w:pPr>
        <w:spacing w:line="360" w:lineRule="auto"/>
        <w:rPr>
          <w:lang w:val="en-US"/>
        </w:rPr>
      </w:pPr>
    </w:p>
    <w:p w:rsidR="00C33B1B" w:rsidRPr="00735865" w:rsidRDefault="00E96ED8">
      <w:pPr>
        <w:spacing w:line="360" w:lineRule="auto"/>
        <w:rPr>
          <w:lang w:val="en-US"/>
        </w:rPr>
      </w:pPr>
      <w:r>
        <w:rPr>
          <w:b/>
          <w:bCs/>
          <w:u w:val="single"/>
          <w:lang w:val="en-US"/>
        </w:rPr>
        <w:t>Other types of Underline</w:t>
      </w:r>
    </w:p>
    <w:p w:rsidR="00C33B1B" w:rsidRPr="00735865" w:rsidRDefault="00735865">
      <w:pPr>
        <w:spacing w:line="360" w:lineRule="auto"/>
        <w:rPr>
          <w:u w:val="single" w:color="FF0000"/>
          <w:lang w:val="en-US"/>
        </w:rPr>
      </w:pPr>
      <w:r w:rsidRPr="00735865">
        <w:rPr>
          <w:u w:val="single" w:color="FF0000"/>
          <w:lang w:val="en-US"/>
        </w:rPr>
        <w:t>This is underlined in red continuous feature.</w:t>
      </w:r>
    </w:p>
    <w:p w:rsidR="00C33B1B" w:rsidRPr="00735865" w:rsidRDefault="00735865">
      <w:pPr>
        <w:spacing w:line="360" w:lineRule="auto"/>
        <w:rPr>
          <w:u w:val="double" w:color="0070C0"/>
          <w:lang w:val="en-US"/>
        </w:rPr>
      </w:pPr>
      <w:r w:rsidRPr="00735865">
        <w:rPr>
          <w:u w:val="double" w:color="0070C0"/>
          <w:lang w:val="en-US"/>
        </w:rPr>
        <w:t>This is underlined in double blue feature.</w:t>
      </w:r>
    </w:p>
    <w:p w:rsidR="00C33B1B" w:rsidRPr="00735865" w:rsidRDefault="00735865">
      <w:pPr>
        <w:spacing w:line="360" w:lineRule="auto"/>
        <w:rPr>
          <w:u w:val="dotDash" w:color="000000" w:themeColor="text1"/>
          <w:lang w:val="en-US"/>
        </w:rPr>
      </w:pPr>
      <w:r w:rsidRPr="00735865">
        <w:rPr>
          <w:u w:val="dotDash" w:color="000000" w:themeColor="text1"/>
          <w:lang w:val="en-US"/>
        </w:rPr>
        <w:t>This is underlined in black point-indent.</w:t>
      </w:r>
    </w:p>
    <w:p w:rsidR="00C33B1B" w:rsidRPr="00735865" w:rsidRDefault="00735865">
      <w:pPr>
        <w:spacing w:line="360" w:lineRule="auto"/>
        <w:rPr>
          <w:u w:val="wave" w:color="00B050"/>
          <w:lang w:val="en-US"/>
        </w:rPr>
      </w:pPr>
      <w:r w:rsidRPr="00735865">
        <w:rPr>
          <w:u w:val="wave" w:color="00B050"/>
          <w:lang w:val="en-US"/>
        </w:rPr>
        <w:t>This is underlined in corrugated green.</w:t>
      </w:r>
    </w:p>
    <w:p w:rsidR="00A71262" w:rsidRPr="00735865" w:rsidRDefault="00A71262" w:rsidP="00A71262">
      <w:pPr>
        <w:spacing w:line="360" w:lineRule="auto"/>
        <w:rPr>
          <w:lang w:val="en-US"/>
        </w:rPr>
      </w:pPr>
    </w:p>
    <w:p w:rsidR="009B2302" w:rsidRPr="00735865" w:rsidRDefault="009B2302" w:rsidP="00A71262">
      <w:pPr>
        <w:spacing w:line="360" w:lineRule="auto"/>
        <w:rPr>
          <w:lang w:val="en-US"/>
        </w:rPr>
      </w:pPr>
    </w:p>
    <w:p w:rsidR="00C33B1B" w:rsidRDefault="00735865">
      <w:pPr>
        <w:pStyle w:val="Titre2"/>
      </w:pPr>
      <w:bookmarkStart w:id="4" w:name="_Toc381972439"/>
      <w:proofErr w:type="spellStart"/>
      <w:r>
        <w:t>Colors</w:t>
      </w:r>
      <w:bookmarkEnd w:id="4"/>
      <w:proofErr w:type="spellEnd"/>
    </w:p>
    <w:p w:rsidR="00C33B1B" w:rsidRDefault="00735865" w:rsidP="00E96ED8">
      <w:pPr>
        <w:rPr>
          <w:color w:val="002060"/>
          <w:sz w:val="30"/>
          <w:szCs w:val="30"/>
        </w:rPr>
      </w:pPr>
      <w:proofErr w:type="spellStart"/>
      <w:proofErr w:type="gramStart"/>
      <w:r>
        <w:rPr>
          <w:color w:val="002060"/>
        </w:rPr>
        <w:t>that</w:t>
      </w:r>
      <w:proofErr w:type="spellEnd"/>
      <w:proofErr w:type="gramEnd"/>
      <w:r>
        <w:rPr>
          <w:color w:val="002060"/>
        </w:rPr>
        <w:t xml:space="preserve"> </w:t>
      </w:r>
      <w:proofErr w:type="spellStart"/>
      <w:r>
        <w:rPr>
          <w:color w:val="002060"/>
        </w:rPr>
        <w:t>it</w:t>
      </w:r>
      <w:proofErr w:type="spellEnd"/>
      <w:r>
        <w:rPr>
          <w:color w:val="002060"/>
        </w:rPr>
        <w:t xml:space="preserve"> </w:t>
      </w:r>
      <w:proofErr w:type="spellStart"/>
      <w:r>
        <w:rPr>
          <w:color w:val="002060"/>
        </w:rPr>
        <w:t>is</w:t>
      </w:r>
      <w:proofErr w:type="spellEnd"/>
      <w:r>
        <w:rPr>
          <w:color w:val="002060"/>
        </w:rPr>
        <w:t xml:space="preserve"> </w:t>
      </w:r>
      <w:r w:rsidR="00E96ED8" w:rsidRPr="009B2302">
        <w:rPr>
          <w:color w:val="002060"/>
        </w:rPr>
        <w:t>G</w:t>
      </w:r>
      <w:r w:rsidR="00E96ED8" w:rsidRPr="009B2302">
        <w:rPr>
          <w:color w:val="FF0000"/>
        </w:rPr>
        <w:t>o</w:t>
      </w:r>
      <w:r w:rsidR="00E96ED8" w:rsidRPr="009B2302">
        <w:rPr>
          <w:color w:val="FFFF00"/>
        </w:rPr>
        <w:t>o</w:t>
      </w:r>
      <w:r w:rsidR="00E96ED8" w:rsidRPr="009B2302">
        <w:rPr>
          <w:color w:val="002060"/>
        </w:rPr>
        <w:t>g</w:t>
      </w:r>
      <w:r w:rsidR="00E96ED8" w:rsidRPr="009B2302">
        <w:rPr>
          <w:color w:val="00B050"/>
        </w:rPr>
        <w:t>l</w:t>
      </w:r>
      <w:r w:rsidR="00E96ED8" w:rsidRPr="009B2302">
        <w:rPr>
          <w:color w:val="FF0000"/>
        </w:rPr>
        <w:t>e</w:t>
      </w:r>
      <w:r>
        <w:rPr>
          <w:color w:val="002060"/>
          <w:sz w:val="30"/>
          <w:szCs w:val="30"/>
        </w:rPr>
        <w:t>.</w:t>
      </w:r>
    </w:p>
    <w:p w:rsidR="009B2302" w:rsidRPr="009B2302" w:rsidRDefault="009B2302" w:rsidP="00A71262">
      <w:pPr>
        <w:spacing w:line="360" w:lineRule="auto"/>
      </w:pPr>
    </w:p>
    <w:p w:rsidR="00A71262" w:rsidRDefault="00A71262" w:rsidP="00A71262">
      <w:pPr>
        <w:spacing w:line="360" w:lineRule="auto"/>
        <w:rPr>
          <w:rFonts w:asciiTheme="minorBidi" w:hAnsiTheme="minorBidi" w:cstheme="minorBidi"/>
        </w:rPr>
      </w:pPr>
    </w:p>
    <w:p w:rsidR="00C33B1B" w:rsidRDefault="002C77E8">
      <w:pPr>
        <w:pStyle w:val="Titre2"/>
      </w:pPr>
      <w:bookmarkStart w:id="5" w:name="_Toc381972440"/>
      <w:proofErr w:type="spellStart"/>
      <w:r>
        <w:t>Text</w:t>
      </w:r>
      <w:proofErr w:type="spellEnd"/>
      <w:r>
        <w:t xml:space="preserve"> </w:t>
      </w:r>
      <w:proofErr w:type="spellStart"/>
      <w:r>
        <w:t>Highlight</w:t>
      </w:r>
      <w:proofErr w:type="spellEnd"/>
      <w:r w:rsidR="0004318F">
        <w:t xml:space="preserve"> </w:t>
      </w:r>
      <w:proofErr w:type="spellStart"/>
      <w:r>
        <w:t>Color</w:t>
      </w:r>
      <w:bookmarkEnd w:id="5"/>
      <w:proofErr w:type="spellEnd"/>
    </w:p>
    <w:p w:rsidR="00C33B1B" w:rsidRPr="00735865" w:rsidRDefault="00D92E0B">
      <w:pPr>
        <w:spacing w:line="360" w:lineRule="auto"/>
        <w:rPr>
          <w:lang w:val="en-US"/>
        </w:rPr>
      </w:pPr>
      <w:r>
        <w:rPr>
          <w:highlight w:val="yellow"/>
          <w:lang w:val="en-US"/>
        </w:rPr>
        <w:t>This is highlighted in yellow</w:t>
      </w:r>
      <w:r w:rsidR="00735865" w:rsidRPr="00735865">
        <w:rPr>
          <w:highlight w:val="yellow"/>
          <w:lang w:val="en-US"/>
        </w:rPr>
        <w:t>.</w:t>
      </w:r>
    </w:p>
    <w:p w:rsidR="00C33B1B" w:rsidRDefault="00387B2E">
      <w:pPr>
        <w:pStyle w:val="Titre2"/>
      </w:pPr>
      <w:bookmarkStart w:id="6" w:name="_Toc381972441"/>
      <w:proofErr w:type="spellStart"/>
      <w:r>
        <w:lastRenderedPageBreak/>
        <w:t>Superscript</w:t>
      </w:r>
      <w:bookmarkEnd w:id="6"/>
      <w:proofErr w:type="spellEnd"/>
    </w:p>
    <w:p w:rsidR="00EF37AC" w:rsidRDefault="00EF37AC" w:rsidP="00EF37AC">
      <w:pPr>
        <w:pStyle w:val="Corpsdetexte"/>
      </w:pPr>
    </w:p>
    <w:p w:rsidR="00C33B1B" w:rsidRDefault="00387B2E">
      <w:pPr>
        <w:pStyle w:val="Corpsdetexte"/>
        <w:rPr>
          <w:lang w:val="en-US"/>
        </w:rPr>
      </w:pPr>
      <w:r w:rsidRPr="007B33E6">
        <w:t>A</w:t>
      </w:r>
      <w:r w:rsidR="00735865" w:rsidRPr="007B33E6">
        <w:rPr>
          <w:vertAlign w:val="superscript"/>
        </w:rPr>
        <w:t xml:space="preserve">2 </w:t>
      </w:r>
      <w:r w:rsidR="00735865" w:rsidRPr="007B33E6">
        <w:t>= A X A</w:t>
      </w:r>
    </w:p>
    <w:p w:rsidR="00C33B1B" w:rsidRDefault="00387B2E">
      <w:pPr>
        <w:pStyle w:val="Corpsdetexte"/>
        <w:rPr>
          <w:lang w:val="en-US"/>
        </w:rPr>
      </w:pPr>
      <w:proofErr w:type="gramStart"/>
      <w:r w:rsidRPr="007B33E6">
        <w:t>a</w:t>
      </w:r>
      <w:r w:rsidR="00735865" w:rsidRPr="007B33E6">
        <w:rPr>
          <w:vertAlign w:val="superscript"/>
        </w:rPr>
        <w:t>2</w:t>
      </w:r>
      <w:proofErr w:type="gramEnd"/>
      <w:r w:rsidR="00735865" w:rsidRPr="007B33E6">
        <w:rPr>
          <w:vertAlign w:val="superscript"/>
        </w:rPr>
        <w:t xml:space="preserve"> </w:t>
      </w:r>
      <w:r w:rsidRPr="007B33E6">
        <w:t>= a X a</w:t>
      </w:r>
    </w:p>
    <w:p w:rsidR="00C33B1B" w:rsidRDefault="00735865">
      <w:pPr>
        <w:pStyle w:val="Corpsdetexte"/>
        <w:rPr>
          <w:lang w:val="en-US"/>
        </w:rPr>
      </w:pPr>
      <w:r w:rsidRPr="007B33E6">
        <w:t xml:space="preserve">S = </w:t>
      </w:r>
      <w:r>
        <w:t>π</w:t>
      </w:r>
      <w:r w:rsidRPr="007B33E6">
        <w:t xml:space="preserve"> R </w:t>
      </w:r>
      <w:r w:rsidRPr="007B33E6">
        <w:rPr>
          <w:vertAlign w:val="superscript"/>
        </w:rPr>
        <w:t>2</w:t>
      </w:r>
    </w:p>
    <w:p w:rsidR="00C33B1B" w:rsidRDefault="00735865">
      <w:pPr>
        <w:pStyle w:val="Titre1"/>
      </w:pPr>
      <w:bookmarkStart w:id="7" w:name="_Toc381972442"/>
      <w:r>
        <w:t>THE POSITION OF THE PARAGRAPHS</w:t>
      </w:r>
      <w:bookmarkEnd w:id="7"/>
    </w:p>
    <w:p w:rsidR="008342A1" w:rsidRDefault="008342A1" w:rsidP="00A71262">
      <w:pPr>
        <w:spacing w:line="360" w:lineRule="auto"/>
        <w:rPr>
          <w:rFonts w:asciiTheme="minorBidi" w:hAnsiTheme="minorBidi" w:cstheme="minorBidi"/>
          <w:b/>
          <w:bCs/>
          <w:u w:val="single"/>
        </w:rPr>
      </w:pPr>
    </w:p>
    <w:p w:rsidR="00C33B1B" w:rsidRDefault="00735865">
      <w:pPr>
        <w:pStyle w:val="Titre2"/>
      </w:pPr>
      <w:bookmarkStart w:id="8" w:name="_Toc381972443"/>
      <w:proofErr w:type="spellStart"/>
      <w:r>
        <w:t>Alignments</w:t>
      </w:r>
      <w:bookmarkEnd w:id="8"/>
      <w:proofErr w:type="spellEnd"/>
    </w:p>
    <w:p w:rsidR="00C33B1B" w:rsidRDefault="00735865">
      <w:pPr>
        <w:pStyle w:val="Titre3"/>
      </w:pPr>
      <w:bookmarkStart w:id="9" w:name="_Toc381972444"/>
      <w:proofErr w:type="spellStart"/>
      <w:r>
        <w:t>Aligned</w:t>
      </w:r>
      <w:proofErr w:type="spellEnd"/>
      <w:r>
        <w:t xml:space="preserve"> on the </w:t>
      </w:r>
      <w:proofErr w:type="spellStart"/>
      <w:r>
        <w:t>left</w:t>
      </w:r>
      <w:bookmarkEnd w:id="9"/>
      <w:proofErr w:type="spellEnd"/>
    </w:p>
    <w:p w:rsidR="00C37D84" w:rsidRDefault="00C37D84" w:rsidP="008342A1">
      <w:pPr>
        <w:spacing w:line="360" w:lineRule="auto"/>
      </w:pPr>
    </w:p>
    <w:p w:rsidR="008B2D3D" w:rsidRDefault="00735865">
      <w:pPr>
        <w:spacing w:line="360" w:lineRule="auto"/>
        <w:rPr>
          <w:lang w:val="en-US"/>
        </w:rPr>
      </w:pPr>
      <w:r w:rsidRPr="00735865">
        <w:rPr>
          <w:lang w:val="en-US"/>
        </w:rPr>
        <w:t>Microsoft Word is a word processor published by Microsoft.</w:t>
      </w:r>
    </w:p>
    <w:p w:rsidR="00C33B1B" w:rsidRPr="00735865" w:rsidRDefault="00735865">
      <w:pPr>
        <w:spacing w:line="360" w:lineRule="auto"/>
        <w:rPr>
          <w:rFonts w:asciiTheme="minorBidi" w:hAnsiTheme="minorBidi" w:cstheme="minorBidi"/>
          <w:lang w:val="en-US"/>
        </w:rPr>
      </w:pPr>
      <w:r w:rsidRPr="00735865">
        <w:rPr>
          <w:lang w:val="en-US"/>
        </w:rPr>
        <w:t xml:space="preserve">The most recent version is Word 2013. </w:t>
      </w:r>
      <w:r w:rsidRPr="00735865">
        <w:rPr>
          <w:rStyle w:val="citecrochet1"/>
          <w:color w:val="0000FF"/>
          <w:sz w:val="19"/>
          <w:szCs w:val="19"/>
          <w:u w:val="single"/>
          <w:vertAlign w:val="superscript"/>
          <w:lang w:val="en-US"/>
          <w:specVanish w:val="0"/>
        </w:rPr>
        <w:t>[]</w:t>
      </w:r>
    </w:p>
    <w:p w:rsidR="00A71262" w:rsidRPr="00735865" w:rsidRDefault="00A71262">
      <w:pPr>
        <w:rPr>
          <w:lang w:val="en-US"/>
        </w:rPr>
      </w:pPr>
    </w:p>
    <w:p w:rsidR="00C33B1B" w:rsidRDefault="00563B92">
      <w:pPr>
        <w:pStyle w:val="Titre3"/>
      </w:pPr>
      <w:bookmarkStart w:id="10" w:name="_Toc381972445"/>
      <w:r>
        <w:t>Center</w:t>
      </w:r>
      <w:bookmarkEnd w:id="10"/>
    </w:p>
    <w:p w:rsidR="00C37D84" w:rsidRPr="006E6145" w:rsidRDefault="00C37D84" w:rsidP="006E6145">
      <w:pPr>
        <w:spacing w:line="360" w:lineRule="auto"/>
        <w:rPr>
          <w:rFonts w:asciiTheme="minorBidi" w:hAnsiTheme="minorBidi" w:cstheme="minorBidi"/>
          <w:b/>
          <w:bCs/>
          <w:u w:val="single"/>
        </w:rPr>
      </w:pPr>
    </w:p>
    <w:p w:rsidR="00C33B1B" w:rsidRDefault="00563B92">
      <w:pPr>
        <w:jc w:val="center"/>
        <w:rPr>
          <w:b/>
          <w:i/>
        </w:rPr>
      </w:pPr>
      <w:r>
        <w:rPr>
          <w:b/>
          <w:i/>
          <w:sz w:val="40"/>
          <w:szCs w:val="40"/>
        </w:rPr>
        <w:t>TIT</w:t>
      </w:r>
      <w:r w:rsidR="00B141B2">
        <w:rPr>
          <w:b/>
          <w:i/>
          <w:sz w:val="40"/>
          <w:szCs w:val="40"/>
        </w:rPr>
        <w:t>LE</w:t>
      </w:r>
      <w:r w:rsidR="00735865">
        <w:rPr>
          <w:b/>
          <w:i/>
          <w:sz w:val="40"/>
          <w:szCs w:val="40"/>
        </w:rPr>
        <w:t xml:space="preserve"> CENTER</w:t>
      </w:r>
    </w:p>
    <w:p w:rsidR="008342A1" w:rsidRDefault="008342A1" w:rsidP="008342A1">
      <w:pPr>
        <w:rPr>
          <w:b/>
          <w:i/>
          <w:sz w:val="40"/>
          <w:szCs w:val="40"/>
        </w:rPr>
      </w:pPr>
    </w:p>
    <w:p w:rsidR="00C33B1B" w:rsidRDefault="00735865">
      <w:pPr>
        <w:pStyle w:val="Titre3"/>
      </w:pPr>
      <w:bookmarkStart w:id="11" w:name="_Toc381972446"/>
      <w:r>
        <w:t>Signature on the right</w:t>
      </w:r>
      <w:bookmarkEnd w:id="11"/>
    </w:p>
    <w:p w:rsidR="00C33B1B" w:rsidRDefault="00735865">
      <w:pPr>
        <w:jc w:val="right"/>
        <w:rPr>
          <w:i/>
        </w:rPr>
      </w:pPr>
      <w:proofErr w:type="spellStart"/>
      <w:r>
        <w:rPr>
          <w:i/>
        </w:rPr>
        <w:t>Cordially</w:t>
      </w:r>
      <w:proofErr w:type="spellEnd"/>
      <w:r>
        <w:rPr>
          <w:i/>
        </w:rPr>
        <w:t>,</w:t>
      </w:r>
    </w:p>
    <w:p w:rsidR="00C33B1B" w:rsidRDefault="00735865">
      <w:pPr>
        <w:jc w:val="right"/>
        <w:rPr>
          <w:i/>
        </w:rPr>
      </w:pPr>
      <w:r>
        <w:rPr>
          <w:i/>
        </w:rPr>
        <w:t>QA</w:t>
      </w:r>
    </w:p>
    <w:p w:rsidR="00DE196A" w:rsidRPr="008342A1" w:rsidRDefault="00DE196A" w:rsidP="008342A1">
      <w:pPr>
        <w:spacing w:line="360" w:lineRule="auto"/>
        <w:rPr>
          <w:rFonts w:asciiTheme="minorBidi" w:hAnsiTheme="minorBidi" w:cstheme="minorBidi"/>
          <w:b/>
          <w:bCs/>
          <w:u w:val="single"/>
        </w:rPr>
      </w:pPr>
    </w:p>
    <w:p w:rsidR="00C33B1B" w:rsidRDefault="00735865">
      <w:pPr>
        <w:pStyle w:val="Titre2"/>
      </w:pPr>
      <w:bookmarkStart w:id="12" w:name="_Toc381972447"/>
      <w:proofErr w:type="spellStart"/>
      <w:r>
        <w:t>Withdrawals</w:t>
      </w:r>
      <w:bookmarkEnd w:id="12"/>
      <w:proofErr w:type="spellEnd"/>
    </w:p>
    <w:p w:rsidR="00C33B1B" w:rsidRPr="00735865" w:rsidRDefault="00735865">
      <w:pPr>
        <w:pStyle w:val="Paragraphedeliste"/>
        <w:ind w:left="0" w:firstLine="709"/>
        <w:rPr>
          <w:lang w:val="en-US"/>
        </w:rPr>
      </w:pPr>
      <w:r w:rsidRPr="00735865">
        <w:rPr>
          <w:lang w:val="en-US"/>
        </w:rPr>
        <w:t xml:space="preserve">James Bond, also known by his number 007, is a character of fiction created in 1952 by the writer and former British spy Ian Fleming in the novel </w:t>
      </w:r>
      <w:proofErr w:type="spellStart"/>
      <w:r w:rsidRPr="00735865">
        <w:rPr>
          <w:lang w:val="en-US"/>
        </w:rPr>
        <w:t>Espions</w:t>
      </w:r>
      <w:proofErr w:type="spellEnd"/>
      <w:r w:rsidRPr="00735865">
        <w:rPr>
          <w:lang w:val="en-US"/>
        </w:rPr>
        <w:t xml:space="preserve">, made your plays (Casino Royale). Ian Fleming mainly took as a starting point a Serb double agent working for the Nazis and the British of the name of </w:t>
      </w:r>
      <w:proofErr w:type="spellStart"/>
      <w:r w:rsidRPr="00735865">
        <w:rPr>
          <w:lang w:val="en-US"/>
        </w:rPr>
        <w:t>Dusko</w:t>
      </w:r>
      <w:proofErr w:type="spellEnd"/>
      <w:r w:rsidRPr="00735865">
        <w:rPr>
          <w:lang w:val="en-US"/>
        </w:rPr>
        <w:t xml:space="preserve"> Popov which in the beginning was an agent of the Kingdom of Yugoslavia.</w:t>
      </w:r>
    </w:p>
    <w:p w:rsidR="00C37D84" w:rsidRPr="00735865" w:rsidRDefault="00C37D84" w:rsidP="00C37D84">
      <w:pPr>
        <w:pStyle w:val="Paragraphedeliste"/>
        <w:spacing w:line="360" w:lineRule="auto"/>
        <w:rPr>
          <w:rFonts w:asciiTheme="minorBidi" w:hAnsiTheme="minorBidi" w:cstheme="minorBidi"/>
          <w:b/>
          <w:bCs/>
          <w:u w:val="single"/>
          <w:lang w:val="en-US"/>
        </w:rPr>
      </w:pPr>
    </w:p>
    <w:p w:rsidR="00D47122" w:rsidRPr="00735865" w:rsidRDefault="00D47122" w:rsidP="00C37D84">
      <w:pPr>
        <w:pStyle w:val="Paragraphedeliste"/>
        <w:spacing w:line="360" w:lineRule="auto"/>
        <w:rPr>
          <w:rFonts w:asciiTheme="minorBidi" w:hAnsiTheme="minorBidi" w:cstheme="minorBidi"/>
          <w:b/>
          <w:bCs/>
          <w:u w:val="single"/>
          <w:lang w:val="en-US"/>
        </w:rPr>
      </w:pPr>
    </w:p>
    <w:p w:rsidR="00C33B1B" w:rsidRDefault="00735865">
      <w:pPr>
        <w:pStyle w:val="Titre2"/>
      </w:pPr>
      <w:bookmarkStart w:id="13" w:name="_Toc381972448"/>
      <w:r>
        <w:t xml:space="preserve">Line </w:t>
      </w:r>
      <w:proofErr w:type="spellStart"/>
      <w:r>
        <w:t>spaces</w:t>
      </w:r>
      <w:bookmarkEnd w:id="13"/>
      <w:proofErr w:type="spellEnd"/>
    </w:p>
    <w:p w:rsidR="00C33B1B" w:rsidRPr="00735865" w:rsidRDefault="00563B92">
      <w:pPr>
        <w:pStyle w:val="Paragraphedeliste"/>
        <w:ind w:left="0" w:firstLine="709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t>Simple space</w:t>
      </w:r>
      <w:r w:rsidR="00735865" w:rsidRPr="00735865">
        <w:rPr>
          <w:rFonts w:asciiTheme="minorBidi" w:hAnsiTheme="minorBidi" w:cstheme="minorBidi"/>
          <w:lang w:val="en-US"/>
        </w:rPr>
        <w:t>:</w:t>
      </w:r>
      <w:r w:rsidR="00735865" w:rsidRPr="00735865">
        <w:rPr>
          <w:lang w:val="en-US"/>
        </w:rPr>
        <w:t xml:space="preserve"> </w:t>
      </w:r>
      <w:r w:rsidR="00735865" w:rsidRPr="00735865">
        <w:rPr>
          <w:rFonts w:asciiTheme="minorBidi" w:hAnsiTheme="minorBidi" w:cstheme="minorBidi"/>
          <w:lang w:val="en-US"/>
        </w:rPr>
        <w:t xml:space="preserve">From 1953 with his death in 1964, Ian Fleming will publish twelve novels and </w:t>
      </w:r>
      <w:proofErr w:type="gramStart"/>
      <w:r w:rsidR="00735865" w:rsidRPr="00735865">
        <w:rPr>
          <w:rFonts w:asciiTheme="minorBidi" w:hAnsiTheme="minorBidi" w:cstheme="minorBidi"/>
          <w:lang w:val="en-US"/>
        </w:rPr>
        <w:t>nine news</w:t>
      </w:r>
      <w:proofErr w:type="gramEnd"/>
      <w:r w:rsidR="00735865" w:rsidRPr="00735865">
        <w:rPr>
          <w:rFonts w:asciiTheme="minorBidi" w:hAnsiTheme="minorBidi" w:cstheme="minorBidi"/>
          <w:lang w:val="en-US"/>
        </w:rPr>
        <w:t xml:space="preserve"> gathered in two collections (including one posthumous) with the character of James Bond.</w:t>
      </w:r>
    </w:p>
    <w:p w:rsidR="00D47122" w:rsidRPr="00735865" w:rsidRDefault="00D47122" w:rsidP="00D47122">
      <w:pPr>
        <w:pStyle w:val="Paragraphedeliste"/>
        <w:spacing w:line="360" w:lineRule="auto"/>
        <w:ind w:left="0" w:firstLine="709"/>
        <w:rPr>
          <w:rFonts w:asciiTheme="minorBidi" w:hAnsiTheme="minorBidi" w:cstheme="minorBidi"/>
          <w:lang w:val="en-US"/>
        </w:rPr>
      </w:pPr>
    </w:p>
    <w:p w:rsidR="00C33B1B" w:rsidRPr="00735865" w:rsidRDefault="00563B92">
      <w:pPr>
        <w:pStyle w:val="Paragraphedeliste"/>
        <w:spacing w:line="480" w:lineRule="auto"/>
        <w:ind w:left="0" w:firstLine="709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lang w:val="en-US"/>
        </w:rPr>
        <w:t>Double space</w:t>
      </w:r>
      <w:r w:rsidR="00735865" w:rsidRPr="00735865">
        <w:rPr>
          <w:rFonts w:asciiTheme="minorBidi" w:hAnsiTheme="minorBidi" w:cstheme="minorBidi"/>
          <w:lang w:val="en-US"/>
        </w:rPr>
        <w:t>:</w:t>
      </w:r>
      <w:r w:rsidR="00735865" w:rsidRPr="00735865">
        <w:rPr>
          <w:lang w:val="en-US"/>
        </w:rPr>
        <w:t xml:space="preserve"> </w:t>
      </w:r>
      <w:r w:rsidR="00735865" w:rsidRPr="00735865">
        <w:rPr>
          <w:rFonts w:asciiTheme="minorBidi" w:hAnsiTheme="minorBidi" w:cstheme="minorBidi"/>
          <w:lang w:val="en-US"/>
        </w:rPr>
        <w:t xml:space="preserve">After the death of Fleming, the adventures of Jump were successively written by Kingsley Amis (under the name of Robert Markham), John Gardner and Raymond Benson, Charlie </w:t>
      </w:r>
      <w:proofErr w:type="spellStart"/>
      <w:r w:rsidR="00735865" w:rsidRPr="00735865">
        <w:rPr>
          <w:rFonts w:asciiTheme="minorBidi" w:hAnsiTheme="minorBidi" w:cstheme="minorBidi"/>
          <w:lang w:val="en-US"/>
        </w:rPr>
        <w:t>Higson</w:t>
      </w:r>
      <w:proofErr w:type="spellEnd"/>
      <w:r w:rsidR="00735865" w:rsidRPr="00735865">
        <w:rPr>
          <w:rFonts w:asciiTheme="minorBidi" w:hAnsiTheme="minorBidi" w:cstheme="minorBidi"/>
          <w:lang w:val="en-US"/>
        </w:rPr>
        <w:t xml:space="preserve">, Sebastian </w:t>
      </w:r>
      <w:proofErr w:type="spellStart"/>
      <w:r w:rsidR="00735865" w:rsidRPr="00735865">
        <w:rPr>
          <w:rFonts w:asciiTheme="minorBidi" w:hAnsiTheme="minorBidi" w:cstheme="minorBidi"/>
          <w:lang w:val="en-US"/>
        </w:rPr>
        <w:t>Faulks</w:t>
      </w:r>
      <w:proofErr w:type="spellEnd"/>
      <w:r w:rsidR="00735865" w:rsidRPr="00735865">
        <w:rPr>
          <w:rFonts w:asciiTheme="minorBidi" w:hAnsiTheme="minorBidi" w:cstheme="minorBidi"/>
          <w:lang w:val="en-US"/>
        </w:rPr>
        <w:t xml:space="preserve"> then Jeffery </w:t>
      </w:r>
      <w:proofErr w:type="spellStart"/>
      <w:r w:rsidR="00735865" w:rsidRPr="00735865">
        <w:rPr>
          <w:rFonts w:asciiTheme="minorBidi" w:hAnsiTheme="minorBidi" w:cstheme="minorBidi"/>
          <w:lang w:val="en-US"/>
        </w:rPr>
        <w:t>Deaver</w:t>
      </w:r>
      <w:proofErr w:type="spellEnd"/>
      <w:r w:rsidR="00735865" w:rsidRPr="00735865">
        <w:rPr>
          <w:rFonts w:asciiTheme="minorBidi" w:hAnsiTheme="minorBidi" w:cstheme="minorBidi"/>
          <w:lang w:val="en-US"/>
        </w:rPr>
        <w:t>.</w:t>
      </w:r>
      <w:r w:rsidR="00735865" w:rsidRPr="00735865">
        <w:rPr>
          <w:lang w:val="en-US"/>
        </w:rPr>
        <w:t xml:space="preserve"> </w:t>
      </w:r>
    </w:p>
    <w:p w:rsidR="007C2546" w:rsidRPr="00735865" w:rsidRDefault="007C2546" w:rsidP="00FE15FC">
      <w:pPr>
        <w:spacing w:line="480" w:lineRule="auto"/>
        <w:rPr>
          <w:rFonts w:asciiTheme="minorBidi" w:eastAsia="Times New Roman" w:hAnsiTheme="minorBidi" w:cstheme="minorBidi"/>
          <w:lang w:val="en-US"/>
        </w:rPr>
      </w:pPr>
    </w:p>
    <w:p w:rsidR="00FE15FC" w:rsidRPr="00735865" w:rsidRDefault="00FE15FC" w:rsidP="00FE15FC">
      <w:pPr>
        <w:spacing w:line="480" w:lineRule="auto"/>
        <w:rPr>
          <w:rFonts w:asciiTheme="minorBidi" w:eastAsia="Times New Roman" w:hAnsiTheme="minorBidi" w:cstheme="minorBidi"/>
          <w:lang w:val="en-US"/>
        </w:rPr>
      </w:pPr>
    </w:p>
    <w:p w:rsidR="00C33B1B" w:rsidRDefault="00735865">
      <w:pPr>
        <w:pStyle w:val="Titre1"/>
      </w:pPr>
      <w:bookmarkStart w:id="14" w:name="_Toc381972449"/>
      <w:r>
        <w:lastRenderedPageBreak/>
        <w:t>LISTS</w:t>
      </w:r>
      <w:bookmarkEnd w:id="14"/>
    </w:p>
    <w:p w:rsidR="00C33B1B" w:rsidRDefault="00735865">
      <w:pPr>
        <w:pStyle w:val="Titre2"/>
        <w:rPr>
          <w:lang w:val="en-US"/>
        </w:rPr>
      </w:pPr>
      <w:bookmarkStart w:id="15" w:name="_Toc381972450"/>
      <w:proofErr w:type="spellStart"/>
      <w:r>
        <w:t>Lists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 w:rsidR="00E10A2D">
        <w:t>bullets</w:t>
      </w:r>
      <w:bookmarkEnd w:id="15"/>
      <w:proofErr w:type="spellEnd"/>
    </w:p>
    <w:p w:rsidR="009A4E27" w:rsidRDefault="009A4E27" w:rsidP="009A4E27">
      <w:pPr>
        <w:pStyle w:val="Paragraphedeliste"/>
        <w:spacing w:line="360" w:lineRule="auto"/>
        <w:rPr>
          <w:rFonts w:asciiTheme="minorBidi" w:hAnsiTheme="minorBidi" w:cstheme="minorBidi"/>
          <w:b/>
          <w:bCs/>
          <w:u w:val="single"/>
          <w:lang w:val="en-US"/>
        </w:rPr>
      </w:pPr>
    </w:p>
    <w:p w:rsidR="00C33B1B" w:rsidRDefault="00735865">
      <w:pPr>
        <w:pStyle w:val="Paragraphedeliste"/>
        <w:numPr>
          <w:ilvl w:val="0"/>
          <w:numId w:val="12"/>
        </w:numPr>
      </w:pPr>
      <w:r>
        <w:t>A manga;</w:t>
      </w:r>
    </w:p>
    <w:p w:rsidR="00C33B1B" w:rsidRDefault="00735865">
      <w:pPr>
        <w:pStyle w:val="Paragraphedeliste"/>
        <w:numPr>
          <w:ilvl w:val="0"/>
          <w:numId w:val="12"/>
        </w:numPr>
      </w:pPr>
      <w:r>
        <w:t>One band-</w:t>
      </w:r>
      <w:proofErr w:type="spellStart"/>
      <w:r>
        <w:t>drawn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2"/>
        </w:numPr>
      </w:pPr>
      <w:r>
        <w:t>A book;</w:t>
      </w:r>
    </w:p>
    <w:p w:rsidR="00C33B1B" w:rsidRDefault="00735865">
      <w:pPr>
        <w:pStyle w:val="Paragraphedeliste"/>
        <w:numPr>
          <w:ilvl w:val="0"/>
          <w:numId w:val="12"/>
        </w:numPr>
      </w:pPr>
      <w:r>
        <w:t xml:space="preserve">A </w:t>
      </w:r>
      <w:proofErr w:type="spellStart"/>
      <w:r>
        <w:t>play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2"/>
        </w:numPr>
      </w:pPr>
      <w:r>
        <w:t>A film;</w:t>
      </w:r>
    </w:p>
    <w:p w:rsidR="00C33B1B" w:rsidRDefault="00735865">
      <w:pPr>
        <w:pStyle w:val="Paragraphedeliste"/>
        <w:numPr>
          <w:ilvl w:val="0"/>
          <w:numId w:val="12"/>
        </w:numPr>
      </w:pPr>
      <w:r>
        <w:t xml:space="preserve">A </w:t>
      </w:r>
      <w:proofErr w:type="spellStart"/>
      <w:r>
        <w:t>series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2"/>
        </w:numPr>
      </w:pPr>
      <w:r>
        <w:t>A music;</w:t>
      </w:r>
    </w:p>
    <w:p w:rsidR="00C33B1B" w:rsidRPr="00735865" w:rsidRDefault="00735865">
      <w:pPr>
        <w:pStyle w:val="Paragraphedeliste"/>
        <w:numPr>
          <w:ilvl w:val="0"/>
          <w:numId w:val="12"/>
        </w:numPr>
        <w:rPr>
          <w:lang w:val="en-US"/>
        </w:rPr>
      </w:pPr>
      <w:r w:rsidRPr="00735865">
        <w:rPr>
          <w:lang w:val="en-US"/>
        </w:rPr>
        <w:t>And many other things still.</w:t>
      </w:r>
    </w:p>
    <w:p w:rsidR="009A4E27" w:rsidRPr="00735865" w:rsidRDefault="009A4E27" w:rsidP="009A4E27">
      <w:pPr>
        <w:pStyle w:val="Paragraphedeliste"/>
        <w:spacing w:line="360" w:lineRule="auto"/>
        <w:rPr>
          <w:rFonts w:asciiTheme="minorBidi" w:hAnsiTheme="minorBidi" w:cstheme="minorBidi"/>
          <w:b/>
          <w:bCs/>
          <w:u w:val="single"/>
          <w:lang w:val="en-US"/>
        </w:rPr>
      </w:pPr>
    </w:p>
    <w:p w:rsidR="00C33B1B" w:rsidRDefault="00735865">
      <w:pPr>
        <w:pStyle w:val="Titre2"/>
        <w:rPr>
          <w:lang w:val="en-US"/>
        </w:rPr>
      </w:pPr>
      <w:bookmarkStart w:id="16" w:name="_Toc381972451"/>
      <w:proofErr w:type="spellStart"/>
      <w:r>
        <w:t>Numbered</w:t>
      </w:r>
      <w:proofErr w:type="spellEnd"/>
      <w:r>
        <w:t xml:space="preserve"> </w:t>
      </w:r>
      <w:proofErr w:type="spellStart"/>
      <w:r>
        <w:t>lists</w:t>
      </w:r>
      <w:bookmarkEnd w:id="16"/>
      <w:proofErr w:type="spellEnd"/>
    </w:p>
    <w:p w:rsidR="00067F7D" w:rsidRDefault="00067F7D" w:rsidP="00067F7D">
      <w:pPr>
        <w:spacing w:line="360" w:lineRule="auto"/>
        <w:rPr>
          <w:rFonts w:asciiTheme="minorBidi" w:hAnsiTheme="minorBidi" w:cstheme="minorBidi"/>
          <w:b/>
          <w:bCs/>
          <w:u w:val="single"/>
          <w:lang w:val="en-US"/>
        </w:rPr>
      </w:pPr>
    </w:p>
    <w:p w:rsidR="00C33B1B" w:rsidRDefault="00735865">
      <w:pPr>
        <w:pStyle w:val="Paragraphedeliste"/>
        <w:numPr>
          <w:ilvl w:val="0"/>
          <w:numId w:val="11"/>
        </w:numPr>
      </w:pPr>
      <w:r>
        <w:t>A manga;</w:t>
      </w:r>
    </w:p>
    <w:p w:rsidR="00C33B1B" w:rsidRDefault="00735865">
      <w:pPr>
        <w:pStyle w:val="Paragraphedeliste"/>
        <w:numPr>
          <w:ilvl w:val="0"/>
          <w:numId w:val="11"/>
        </w:numPr>
      </w:pPr>
      <w:r>
        <w:t>One band-</w:t>
      </w:r>
      <w:proofErr w:type="spellStart"/>
      <w:r>
        <w:t>drawn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1"/>
        </w:numPr>
      </w:pPr>
      <w:r>
        <w:t>A book;</w:t>
      </w:r>
    </w:p>
    <w:p w:rsidR="00C33B1B" w:rsidRDefault="00735865">
      <w:pPr>
        <w:pStyle w:val="Paragraphedeliste"/>
        <w:numPr>
          <w:ilvl w:val="0"/>
          <w:numId w:val="11"/>
        </w:numPr>
      </w:pPr>
      <w:r>
        <w:t xml:space="preserve">A </w:t>
      </w:r>
      <w:proofErr w:type="spellStart"/>
      <w:r>
        <w:t>play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1"/>
        </w:numPr>
      </w:pPr>
      <w:r>
        <w:t>A film;</w:t>
      </w:r>
    </w:p>
    <w:p w:rsidR="00C33B1B" w:rsidRDefault="00735865">
      <w:pPr>
        <w:pStyle w:val="Paragraphedeliste"/>
        <w:numPr>
          <w:ilvl w:val="0"/>
          <w:numId w:val="11"/>
        </w:numPr>
      </w:pPr>
      <w:r>
        <w:t xml:space="preserve">A </w:t>
      </w:r>
      <w:proofErr w:type="spellStart"/>
      <w:r>
        <w:t>series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1"/>
        </w:numPr>
      </w:pPr>
      <w:r>
        <w:t>A music;</w:t>
      </w:r>
    </w:p>
    <w:p w:rsidR="00C33B1B" w:rsidRPr="00735865" w:rsidRDefault="00735865">
      <w:pPr>
        <w:pStyle w:val="Paragraphedeliste"/>
        <w:numPr>
          <w:ilvl w:val="0"/>
          <w:numId w:val="11"/>
        </w:numPr>
        <w:rPr>
          <w:lang w:val="en-US"/>
        </w:rPr>
      </w:pPr>
      <w:r w:rsidRPr="00735865">
        <w:rPr>
          <w:lang w:val="en-US"/>
        </w:rPr>
        <w:t>And many other things still.</w:t>
      </w:r>
    </w:p>
    <w:p w:rsidR="00E56A70" w:rsidRPr="00735865" w:rsidRDefault="00E56A70" w:rsidP="00067F7D">
      <w:pPr>
        <w:spacing w:line="360" w:lineRule="auto"/>
        <w:rPr>
          <w:rFonts w:asciiTheme="minorBidi" w:hAnsiTheme="minorBidi" w:cstheme="minorBidi"/>
          <w:b/>
          <w:bCs/>
          <w:u w:val="single"/>
          <w:lang w:val="en-US"/>
        </w:rPr>
      </w:pPr>
    </w:p>
    <w:p w:rsidR="00C33B1B" w:rsidRDefault="00735865">
      <w:pPr>
        <w:pStyle w:val="Titre2"/>
        <w:rPr>
          <w:lang w:val="en-US"/>
        </w:rPr>
      </w:pPr>
      <w:bookmarkStart w:id="17" w:name="_Toc381972452"/>
      <w:proofErr w:type="spellStart"/>
      <w:r>
        <w:t>Personalization</w:t>
      </w:r>
      <w:bookmarkEnd w:id="17"/>
      <w:proofErr w:type="spellEnd"/>
    </w:p>
    <w:p w:rsidR="00A5210C" w:rsidRDefault="00A5210C" w:rsidP="00A5210C"/>
    <w:p w:rsidR="00C33B1B" w:rsidRDefault="00735865">
      <w:pPr>
        <w:pStyle w:val="Paragraphedeliste"/>
        <w:numPr>
          <w:ilvl w:val="0"/>
          <w:numId w:val="14"/>
        </w:numPr>
      </w:pPr>
      <w:r>
        <w:t>A manga;</w:t>
      </w:r>
    </w:p>
    <w:p w:rsidR="00C33B1B" w:rsidRDefault="00735865">
      <w:pPr>
        <w:pStyle w:val="Paragraphedeliste"/>
        <w:numPr>
          <w:ilvl w:val="0"/>
          <w:numId w:val="14"/>
        </w:numPr>
      </w:pPr>
      <w:r>
        <w:t>One band-</w:t>
      </w:r>
      <w:proofErr w:type="spellStart"/>
      <w:r>
        <w:t>drawn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4"/>
        </w:numPr>
      </w:pPr>
      <w:r>
        <w:t>A book;</w:t>
      </w:r>
    </w:p>
    <w:p w:rsidR="00C33B1B" w:rsidRDefault="00735865">
      <w:pPr>
        <w:pStyle w:val="Paragraphedeliste"/>
        <w:numPr>
          <w:ilvl w:val="0"/>
          <w:numId w:val="14"/>
        </w:numPr>
      </w:pPr>
      <w:r>
        <w:t xml:space="preserve">A </w:t>
      </w:r>
      <w:proofErr w:type="spellStart"/>
      <w:r>
        <w:t>play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4"/>
        </w:numPr>
      </w:pPr>
      <w:r>
        <w:t>A film;</w:t>
      </w:r>
    </w:p>
    <w:p w:rsidR="00C33B1B" w:rsidRDefault="00735865">
      <w:pPr>
        <w:pStyle w:val="Paragraphedeliste"/>
        <w:numPr>
          <w:ilvl w:val="0"/>
          <w:numId w:val="14"/>
        </w:numPr>
      </w:pPr>
      <w:r>
        <w:t xml:space="preserve">A </w:t>
      </w:r>
      <w:proofErr w:type="spellStart"/>
      <w:r>
        <w:t>series</w:t>
      </w:r>
      <w:proofErr w:type="spellEnd"/>
      <w:r>
        <w:t>;</w:t>
      </w:r>
    </w:p>
    <w:p w:rsidR="00C33B1B" w:rsidRDefault="00735865">
      <w:pPr>
        <w:pStyle w:val="Paragraphedeliste"/>
        <w:numPr>
          <w:ilvl w:val="0"/>
          <w:numId w:val="14"/>
        </w:numPr>
      </w:pPr>
      <w:r>
        <w:t>A music;</w:t>
      </w:r>
    </w:p>
    <w:p w:rsidR="00C33B1B" w:rsidRPr="00735865" w:rsidRDefault="00735865">
      <w:pPr>
        <w:pStyle w:val="Paragraphedeliste"/>
        <w:numPr>
          <w:ilvl w:val="0"/>
          <w:numId w:val="14"/>
        </w:numPr>
        <w:rPr>
          <w:lang w:val="en-US"/>
        </w:rPr>
      </w:pPr>
      <w:r w:rsidRPr="00735865">
        <w:rPr>
          <w:lang w:val="en-US"/>
        </w:rPr>
        <w:t>And many other things still.</w:t>
      </w:r>
    </w:p>
    <w:p w:rsidR="00A5210C" w:rsidRPr="00735865" w:rsidRDefault="00A5210C" w:rsidP="00A5210C">
      <w:pPr>
        <w:spacing w:line="360" w:lineRule="auto"/>
        <w:rPr>
          <w:rFonts w:asciiTheme="minorBidi" w:hAnsiTheme="minorBidi" w:cstheme="minorBidi"/>
          <w:b/>
          <w:bCs/>
          <w:u w:val="single"/>
          <w:lang w:val="en-US"/>
        </w:rPr>
      </w:pPr>
    </w:p>
    <w:p w:rsidR="00A5210C" w:rsidRPr="00735865" w:rsidRDefault="00A5210C" w:rsidP="00A5210C">
      <w:pPr>
        <w:spacing w:line="360" w:lineRule="auto"/>
        <w:rPr>
          <w:rFonts w:asciiTheme="minorBidi" w:hAnsiTheme="minorBidi" w:cstheme="minorBidi"/>
          <w:b/>
          <w:bCs/>
          <w:u w:val="single"/>
          <w:lang w:val="en-US"/>
        </w:rPr>
      </w:pPr>
    </w:p>
    <w:p w:rsidR="00C33B1B" w:rsidRDefault="00735865">
      <w:pPr>
        <w:pStyle w:val="Titre2"/>
        <w:rPr>
          <w:lang w:val="en-US"/>
        </w:rPr>
      </w:pPr>
      <w:bookmarkStart w:id="18" w:name="_Toc381972453"/>
      <w:proofErr w:type="spellStart"/>
      <w:r>
        <w:t>Hierarchical</w:t>
      </w:r>
      <w:proofErr w:type="spellEnd"/>
      <w:r>
        <w:t xml:space="preserve"> </w:t>
      </w:r>
      <w:proofErr w:type="spellStart"/>
      <w:r>
        <w:t>lists</w:t>
      </w:r>
      <w:bookmarkEnd w:id="18"/>
      <w:proofErr w:type="spellEnd"/>
    </w:p>
    <w:p w:rsidR="009C69E0" w:rsidRDefault="009C69E0" w:rsidP="009C69E0"/>
    <w:p w:rsidR="00C33B1B" w:rsidRDefault="00735865">
      <w:pPr>
        <w:pStyle w:val="Paragraphedeliste"/>
        <w:numPr>
          <w:ilvl w:val="0"/>
          <w:numId w:val="15"/>
        </w:numPr>
        <w:spacing w:line="276" w:lineRule="auto"/>
      </w:pPr>
      <w:r>
        <w:t>Microsoft</w:t>
      </w:r>
    </w:p>
    <w:p w:rsidR="00C33B1B" w:rsidRDefault="00735865">
      <w:pPr>
        <w:pStyle w:val="Paragraphedeliste"/>
        <w:numPr>
          <w:ilvl w:val="0"/>
          <w:numId w:val="16"/>
        </w:numPr>
        <w:spacing w:line="276" w:lineRule="auto"/>
        <w:rPr>
          <w:lang w:val="en-US"/>
        </w:rPr>
      </w:pPr>
      <w:r>
        <w:t>Windows XP;</w:t>
      </w:r>
    </w:p>
    <w:p w:rsidR="00C33B1B" w:rsidRDefault="00735865">
      <w:pPr>
        <w:pStyle w:val="Paragraphedeliste"/>
        <w:numPr>
          <w:ilvl w:val="0"/>
          <w:numId w:val="16"/>
        </w:numPr>
        <w:spacing w:line="276" w:lineRule="auto"/>
        <w:rPr>
          <w:lang w:val="en-US"/>
        </w:rPr>
      </w:pPr>
      <w:r>
        <w:t>Windows Vista;</w:t>
      </w:r>
    </w:p>
    <w:p w:rsidR="00C33B1B" w:rsidRDefault="00735865">
      <w:pPr>
        <w:pStyle w:val="Paragraphedeliste"/>
        <w:numPr>
          <w:ilvl w:val="0"/>
          <w:numId w:val="16"/>
        </w:numPr>
        <w:spacing w:line="276" w:lineRule="auto"/>
        <w:rPr>
          <w:lang w:val="en-US"/>
        </w:rPr>
      </w:pPr>
      <w:r>
        <w:t xml:space="preserve">Windows </w:t>
      </w:r>
      <w:proofErr w:type="spellStart"/>
      <w:r>
        <w:t>Seven</w:t>
      </w:r>
      <w:proofErr w:type="spellEnd"/>
      <w:r>
        <w:t>.</w:t>
      </w:r>
    </w:p>
    <w:p w:rsidR="00C33B1B" w:rsidRDefault="00735865">
      <w:pPr>
        <w:pStyle w:val="Paragraphedeliste"/>
        <w:numPr>
          <w:ilvl w:val="0"/>
          <w:numId w:val="18"/>
        </w:numPr>
        <w:spacing w:line="276" w:lineRule="auto"/>
        <w:rPr>
          <w:lang w:val="en-US"/>
        </w:rPr>
      </w:pPr>
      <w:r>
        <w:t>32 bits;</w:t>
      </w:r>
    </w:p>
    <w:p w:rsidR="00C33B1B" w:rsidRDefault="00735865">
      <w:pPr>
        <w:pStyle w:val="Paragraphedeliste"/>
        <w:numPr>
          <w:ilvl w:val="0"/>
          <w:numId w:val="18"/>
        </w:numPr>
        <w:spacing w:line="276" w:lineRule="auto"/>
        <w:rPr>
          <w:lang w:val="en-US"/>
        </w:rPr>
      </w:pPr>
      <w:r>
        <w:t>64 bits.</w:t>
      </w:r>
    </w:p>
    <w:p w:rsidR="00C33B1B" w:rsidRDefault="00735865">
      <w:pPr>
        <w:pStyle w:val="Paragraphedeliste"/>
        <w:numPr>
          <w:ilvl w:val="0"/>
          <w:numId w:val="15"/>
        </w:numPr>
        <w:spacing w:line="276" w:lineRule="auto"/>
        <w:rPr>
          <w:lang w:val="en-US"/>
        </w:rPr>
      </w:pPr>
      <w:r>
        <w:t>Apple</w:t>
      </w:r>
    </w:p>
    <w:p w:rsidR="00C33B1B" w:rsidRDefault="00735865">
      <w:pPr>
        <w:pStyle w:val="Paragraphedeliste"/>
        <w:numPr>
          <w:ilvl w:val="0"/>
          <w:numId w:val="17"/>
        </w:numPr>
        <w:spacing w:line="276" w:lineRule="auto"/>
        <w:rPr>
          <w:lang w:val="en-US"/>
        </w:rPr>
      </w:pPr>
      <w:r>
        <w:t>Mac OS X.</w:t>
      </w:r>
    </w:p>
    <w:p w:rsidR="00C33B1B" w:rsidRDefault="00735865">
      <w:pPr>
        <w:pStyle w:val="Paragraphedeliste"/>
        <w:numPr>
          <w:ilvl w:val="0"/>
          <w:numId w:val="15"/>
        </w:numPr>
        <w:spacing w:line="276" w:lineRule="auto"/>
        <w:rPr>
          <w:lang w:val="en-US"/>
        </w:rPr>
      </w:pPr>
      <w:r>
        <w:t>Linux</w:t>
      </w:r>
    </w:p>
    <w:p w:rsidR="009C69E0" w:rsidRDefault="009C69E0" w:rsidP="009C69E0"/>
    <w:p w:rsidR="00644500" w:rsidRDefault="00644500" w:rsidP="009C69E0"/>
    <w:p w:rsidR="00644500" w:rsidRDefault="00644500" w:rsidP="009C69E0"/>
    <w:p w:rsidR="00644500" w:rsidRDefault="00644500" w:rsidP="009C69E0"/>
    <w:p w:rsidR="00C33B1B" w:rsidRDefault="00735865">
      <w:pPr>
        <w:pStyle w:val="Titre1"/>
      </w:pPr>
      <w:bookmarkStart w:id="19" w:name="_Toc381972454"/>
      <w:r>
        <w:lastRenderedPageBreak/>
        <w:t>TEXT</w:t>
      </w:r>
      <w:bookmarkEnd w:id="19"/>
    </w:p>
    <w:p w:rsidR="00C33B1B" w:rsidRDefault="00E10A2D">
      <w:pPr>
        <w:pStyle w:val="Titre2"/>
      </w:pPr>
      <w:bookmarkStart w:id="20" w:name="_Toc381972455"/>
      <w:r>
        <w:t>Drop Cap</w:t>
      </w:r>
      <w:bookmarkEnd w:id="20"/>
    </w:p>
    <w:p w:rsidR="00644500" w:rsidRDefault="00644500" w:rsidP="00644500">
      <w:pPr>
        <w:pStyle w:val="Corpsdetexte"/>
      </w:pPr>
    </w:p>
    <w:p w:rsidR="00DB5239" w:rsidRPr="00DB5239" w:rsidRDefault="00DB5239" w:rsidP="00DB5239">
      <w:pPr>
        <w:pStyle w:val="Corpsdetexte"/>
        <w:keepNext/>
        <w:framePr w:dropCap="drop" w:lines="3" w:wrap="around" w:vAnchor="text" w:hAnchor="text"/>
        <w:spacing w:after="0" w:line="689" w:lineRule="exact"/>
        <w:textAlignment w:val="baseline"/>
        <w:rPr>
          <w:rStyle w:val="nowrap1"/>
          <w:position w:val="-10"/>
          <w:sz w:val="86"/>
          <w:szCs w:val="86"/>
          <w:lang w:val="en-US"/>
        </w:rPr>
      </w:pPr>
      <w:r w:rsidRPr="00DB5239">
        <w:rPr>
          <w:rStyle w:val="nowrap1"/>
          <w:position w:val="-10"/>
          <w:sz w:val="86"/>
          <w:szCs w:val="86"/>
          <w:lang w:val="en-US"/>
        </w:rPr>
        <w:t>T</w:t>
      </w:r>
    </w:p>
    <w:p w:rsidR="00C33B1B" w:rsidRPr="00735865" w:rsidRDefault="00F931CB">
      <w:pPr>
        <w:pStyle w:val="Corpsdetexte"/>
        <w:rPr>
          <w:lang w:val="en-US"/>
        </w:rPr>
      </w:pPr>
      <w:r>
        <w:rPr>
          <w:rStyle w:val="nowrap1"/>
          <w:lang w:val="en-US"/>
        </w:rPr>
        <w:t>he t</w:t>
      </w:r>
      <w:r w:rsidR="00735865" w:rsidRPr="00735865">
        <w:rPr>
          <w:rStyle w:val="nowrap1"/>
          <w:lang w:val="en-US"/>
        </w:rPr>
        <w:t>own of Paris has a dense network of lines of bus (100 lines</w:t>
      </w:r>
      <w:r w:rsidR="00735865" w:rsidRPr="00735865">
        <w:rPr>
          <w:lang w:val="en-US"/>
        </w:rPr>
        <w:t>) and subway (</w:t>
      </w:r>
      <w:r w:rsidR="00735865" w:rsidRPr="00735865">
        <w:rPr>
          <w:rStyle w:val="nowrap1"/>
          <w:lang w:val="en-US"/>
        </w:rPr>
        <w:t>16 lines</w:t>
      </w:r>
      <w:r w:rsidR="00735865" w:rsidRPr="00735865">
        <w:rPr>
          <w:lang w:val="en-US"/>
        </w:rPr>
        <w:t>), but also some other modes of transport which develop gradually, like the tram.</w:t>
      </w:r>
    </w:p>
    <w:p w:rsidR="00644500" w:rsidRPr="00735865" w:rsidRDefault="00644500" w:rsidP="00644500">
      <w:pPr>
        <w:pStyle w:val="Corpsdetexte"/>
        <w:rPr>
          <w:lang w:val="en-US"/>
        </w:rPr>
      </w:pPr>
    </w:p>
    <w:p w:rsidR="0071592C" w:rsidRPr="00735865" w:rsidRDefault="0071592C" w:rsidP="00644500">
      <w:pPr>
        <w:pStyle w:val="Corpsdetexte"/>
        <w:rPr>
          <w:lang w:val="en-US"/>
        </w:rPr>
      </w:pPr>
    </w:p>
    <w:p w:rsidR="00C33B1B" w:rsidRDefault="00735865">
      <w:pPr>
        <w:pStyle w:val="Titre2"/>
      </w:pPr>
      <w:bookmarkStart w:id="21" w:name="_Toc381972456"/>
      <w:proofErr w:type="spellStart"/>
      <w:r>
        <w:t>WordArt</w:t>
      </w:r>
      <w:bookmarkEnd w:id="21"/>
      <w:proofErr w:type="spellEnd"/>
    </w:p>
    <w:p w:rsidR="00C33B1B" w:rsidRDefault="00C33B1B">
      <w:pPr>
        <w:pStyle w:val="Corpsdetexte"/>
        <w:rPr>
          <w:i/>
          <w:iCs/>
          <w:lang w:val="en-US"/>
        </w:rPr>
      </w:pPr>
    </w:p>
    <w:p w:rsidR="00DB5239" w:rsidRPr="00DB5239" w:rsidRDefault="00DB5239">
      <w:pPr>
        <w:pStyle w:val="Corpsdetexte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1630A5" wp14:editId="64550D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5239" w:rsidRPr="00DB5239" w:rsidRDefault="00DB5239" w:rsidP="00DB5239">
                            <w:pPr>
                              <w:pStyle w:val="Corpsdetexte"/>
                              <w:jc w:val="center"/>
                              <w:rPr>
                                <w:b/>
                                <w:sz w:val="72"/>
                                <w:szCs w:val="72"/>
                                <w:shd w:val="clear" w:color="auto" w:fill="B9E7FD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B5239">
                              <w:rPr>
                                <w:rStyle w:val="systrantokenword"/>
                                <w:b/>
                                <w:sz w:val="72"/>
                                <w:szCs w:val="72"/>
                                <w:shd w:val="clear" w:color="auto" w:fill="B9E7FD"/>
                                <w:lang w:val="en-US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0;margin-top:0;width:2in;height:2in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" filled="f" stroked="f">
                <v:textbox style="mso-fit-shape-to-text:t">
                  <w:txbxContent>
                    <w:p w:rsidR="00DB5239" w:rsidRPr="00DB5239" w:rsidRDefault="00DB5239" w:rsidP="00DB5239">
                      <w:pPr>
                        <w:pStyle w:val="Corpsdetexte"/>
                        <w:jc w:val="center"/>
                        <w:rPr>
                          <w:b/>
                          <w:sz w:val="72"/>
                          <w:szCs w:val="72"/>
                          <w:shd w:val="clear" w:color="auto" w:fill="B9E7FD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B5239">
                        <w:rPr>
                          <w:rStyle w:val="systrantokenword"/>
                          <w:b/>
                          <w:sz w:val="72"/>
                          <w:szCs w:val="72"/>
                          <w:shd w:val="clear" w:color="auto" w:fill="B9E7FD"/>
                          <w:lang w:val="en-US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B5239">
        <w:rPr>
          <w:rStyle w:val="systrantokenword"/>
          <w:shd w:val="clear" w:color="auto" w:fill="B9E7FD"/>
          <w:lang w:val="en-US"/>
        </w:rPr>
        <w:t>he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subway</w:t>
      </w:r>
      <w:r w:rsidRPr="00DB5239">
        <w:rPr>
          <w:rStyle w:val="systrantokenpunctuation"/>
          <w:shd w:val="clear" w:color="auto" w:fill="E5F5FF"/>
          <w:lang w:val="en-US"/>
        </w:rPr>
        <w:t>,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present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entity"/>
          <w:shd w:val="clear" w:color="auto" w:fill="E5F5FF"/>
          <w:lang w:val="en-US"/>
        </w:rPr>
        <w:t>since July 19th, 1900</w:t>
      </w:r>
      <w:r w:rsidRPr="00DB5239">
        <w:rPr>
          <w:rStyle w:val="systrantokenpunctuation"/>
          <w:shd w:val="clear" w:color="auto" w:fill="E5F5FF"/>
          <w:lang w:val="en-US"/>
        </w:rPr>
        <w:t>,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date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of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opening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of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the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first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section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of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line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numeric"/>
          <w:shd w:val="clear" w:color="auto" w:fill="E5F5FF"/>
          <w:lang w:val="en-US"/>
        </w:rPr>
        <w:t>1</w:t>
      </w:r>
      <w:r w:rsidRPr="00DB5239">
        <w:rPr>
          <w:rStyle w:val="systrantokenpunctuation"/>
          <w:shd w:val="clear" w:color="auto" w:fill="E5F5FF"/>
          <w:lang w:val="en-US"/>
        </w:rPr>
        <w:t>,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are regarded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as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one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of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the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symbols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of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the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city</w:t>
      </w:r>
      <w:r w:rsidRPr="00DB5239">
        <w:rPr>
          <w:rStyle w:val="systrantokenpunctuation"/>
          <w:shd w:val="clear" w:color="auto" w:fill="E5F5FF"/>
          <w:lang w:val="en-US"/>
        </w:rPr>
        <w:t>,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in particular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thanks to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its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architectural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style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in</w:t>
      </w:r>
      <w:r w:rsidRPr="00DB5239">
        <w:rPr>
          <w:rStyle w:val="systranseg"/>
          <w:shd w:val="clear" w:color="auto" w:fill="E5F5FF"/>
          <w:lang w:val="en-US"/>
        </w:rPr>
        <w:t xml:space="preserve"> </w:t>
      </w:r>
      <w:r w:rsidRPr="00DB5239">
        <w:rPr>
          <w:rStyle w:val="systrantokenword"/>
          <w:shd w:val="clear" w:color="auto" w:fill="E5F5FF"/>
          <w:lang w:val="en-US"/>
        </w:rPr>
        <w:t>Art nouveau</w:t>
      </w:r>
    </w:p>
    <w:p w:rsidR="0071592C" w:rsidRPr="00735865" w:rsidRDefault="0071592C" w:rsidP="0071592C">
      <w:pPr>
        <w:pStyle w:val="Corpsdetexte"/>
        <w:rPr>
          <w:lang w:val="en-US"/>
        </w:rPr>
      </w:pPr>
    </w:p>
    <w:p w:rsidR="00C33B1B" w:rsidRDefault="00735865">
      <w:pPr>
        <w:pStyle w:val="Titre1"/>
      </w:pPr>
      <w:bookmarkStart w:id="22" w:name="_Toc381972457"/>
      <w:r>
        <w:t xml:space="preserve">Page </w:t>
      </w:r>
      <w:proofErr w:type="spellStart"/>
      <w:r>
        <w:t>layout</w:t>
      </w:r>
      <w:bookmarkEnd w:id="22"/>
      <w:proofErr w:type="spellEnd"/>
    </w:p>
    <w:p w:rsidR="00B47EEE" w:rsidRDefault="00B47EEE" w:rsidP="00B47EEE">
      <w:pPr>
        <w:pStyle w:val="Corpsdetexte"/>
      </w:pPr>
    </w:p>
    <w:p w:rsidR="00B47EEE" w:rsidRDefault="00B47EEE" w:rsidP="00B47EEE">
      <w:pPr>
        <w:pStyle w:val="Corpsdetexte"/>
        <w:sectPr w:rsidR="00B47EEE" w:rsidSect="006F4224">
          <w:headerReference w:type="default" r:id="rId9"/>
          <w:footerReference w:type="default" r:id="rId10"/>
          <w:pgSz w:w="11906" w:h="16838"/>
          <w:pgMar w:top="1417" w:right="1417" w:bottom="1417" w:left="1417" w:header="708" w:footer="873" w:gutter="0"/>
          <w:cols w:space="708"/>
          <w:docGrid w:linePitch="360"/>
        </w:sectPr>
      </w:pPr>
    </w:p>
    <w:p w:rsidR="00C33B1B" w:rsidRPr="00735865" w:rsidRDefault="00735865">
      <w:pPr>
        <w:pStyle w:val="Corpsdetexte"/>
        <w:rPr>
          <w:lang w:val="en-US"/>
        </w:rPr>
      </w:pPr>
      <w:r w:rsidRPr="00735865">
        <w:rPr>
          <w:lang w:val="en-US"/>
        </w:rPr>
        <w:lastRenderedPageBreak/>
        <w:t xml:space="preserve">Like all the large metropolises of planet, Paris undergoes </w:t>
      </w:r>
      <w:proofErr w:type="spellStart"/>
      <w:r w:rsidRPr="00735865">
        <w:rPr>
          <w:lang w:val="en-US"/>
        </w:rPr>
        <w:t>dependant</w:t>
      </w:r>
      <w:proofErr w:type="spellEnd"/>
      <w:r w:rsidRPr="00735865">
        <w:rPr>
          <w:lang w:val="en-US"/>
        </w:rPr>
        <w:t xml:space="preserve"> environmental consequences at the level of its population and of its economic activity. Paris is the densest capital of Europe as a population. The share of green spaces is reduced, and this in spite of the parks and gardens which were created </w:t>
      </w:r>
      <w:r w:rsidRPr="00735865">
        <w:rPr>
          <w:lang w:val="en-US"/>
        </w:rPr>
        <w:lastRenderedPageBreak/>
        <w:t xml:space="preserve">during two last decades in order to mitigate this deficiency, from where a biodiversity relatively </w:t>
      </w:r>
      <w:proofErr w:type="gramStart"/>
      <w:r w:rsidRPr="00735865">
        <w:rPr>
          <w:lang w:val="en-US"/>
        </w:rPr>
        <w:t xml:space="preserve">limited </w:t>
      </w:r>
      <w:proofErr w:type="gramEnd"/>
      <w:r w:rsidRPr="00735865">
        <w:rPr>
          <w:rStyle w:val="citecrochet1"/>
          <w:color w:val="0000FF"/>
          <w:sz w:val="19"/>
          <w:szCs w:val="19"/>
          <w:u w:val="single"/>
          <w:vertAlign w:val="superscript"/>
          <w:lang w:val="en-US"/>
          <w:specVanish w:val="0"/>
        </w:rPr>
        <w:t>[]</w:t>
      </w:r>
      <w:r w:rsidRPr="00735865">
        <w:rPr>
          <w:lang w:val="en-US"/>
        </w:rPr>
        <w:t xml:space="preserve">. Atmospheric pollution and the noise constitute public health problems; they justified the creation of inspection networks (like </w:t>
      </w:r>
      <w:proofErr w:type="spellStart"/>
      <w:r w:rsidRPr="00735865">
        <w:rPr>
          <w:lang w:val="en-US"/>
        </w:rPr>
        <w:t>Airparif</w:t>
      </w:r>
      <w:proofErr w:type="spellEnd"/>
      <w:r w:rsidRPr="00735865">
        <w:rPr>
          <w:lang w:val="en-US"/>
        </w:rPr>
        <w:t>).</w:t>
      </w:r>
    </w:p>
    <w:p w:rsidR="00B47EEE" w:rsidRPr="00735865" w:rsidRDefault="00B47EEE" w:rsidP="0008100E">
      <w:pPr>
        <w:pStyle w:val="Titre1"/>
        <w:rPr>
          <w:lang w:val="en-US"/>
        </w:rPr>
        <w:sectPr w:rsidR="00B47EEE" w:rsidRPr="00735865" w:rsidSect="00B47EEE">
          <w:type w:val="continuous"/>
          <w:pgSz w:w="11906" w:h="16838"/>
          <w:pgMar w:top="1417" w:right="1417" w:bottom="1417" w:left="1417" w:header="708" w:footer="873" w:gutter="0"/>
          <w:cols w:num="2" w:space="708"/>
          <w:docGrid w:linePitch="360"/>
        </w:sectPr>
      </w:pPr>
    </w:p>
    <w:p w:rsidR="00B47EEE" w:rsidRPr="00735865" w:rsidRDefault="00B47EEE" w:rsidP="00B47EEE">
      <w:pPr>
        <w:pStyle w:val="Titre1"/>
        <w:numPr>
          <w:ilvl w:val="0"/>
          <w:numId w:val="0"/>
        </w:numPr>
        <w:ind w:left="708"/>
        <w:rPr>
          <w:lang w:val="en-US"/>
        </w:rPr>
      </w:pPr>
    </w:p>
    <w:p w:rsidR="00C327CA" w:rsidRPr="00735865" w:rsidRDefault="00C327CA" w:rsidP="00C327CA">
      <w:pPr>
        <w:pStyle w:val="Corpsdetexte"/>
        <w:rPr>
          <w:lang w:val="en-US"/>
        </w:rPr>
      </w:pPr>
    </w:p>
    <w:p w:rsidR="00C327CA" w:rsidRPr="00735865" w:rsidRDefault="00C327CA" w:rsidP="00C327CA">
      <w:pPr>
        <w:pStyle w:val="Corpsdetexte"/>
        <w:rPr>
          <w:lang w:val="en-US"/>
        </w:rPr>
      </w:pPr>
    </w:p>
    <w:p w:rsidR="00C33B1B" w:rsidRDefault="00983DEB">
      <w:pPr>
        <w:pStyle w:val="Titre1"/>
      </w:pPr>
      <w:bookmarkStart w:id="23" w:name="_Toc381972458"/>
      <w:r>
        <w:t xml:space="preserve">SHADING </w:t>
      </w:r>
      <w:r w:rsidR="00735865">
        <w:t>AN</w:t>
      </w:r>
      <w:r>
        <w:t>D BORDER</w:t>
      </w:r>
      <w:bookmarkEnd w:id="23"/>
    </w:p>
    <w:p w:rsidR="0008100E" w:rsidRDefault="0008100E" w:rsidP="00067F7D">
      <w:pPr>
        <w:spacing w:line="360" w:lineRule="auto"/>
        <w:rPr>
          <w:rFonts w:asciiTheme="minorBidi" w:hAnsiTheme="minorBidi" w:cstheme="minorBidi"/>
          <w:b/>
          <w:bCs/>
          <w:u w:val="single"/>
        </w:rPr>
      </w:pPr>
    </w:p>
    <w:p w:rsidR="0008100E" w:rsidRDefault="0008100E" w:rsidP="0059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9646" w:themeFill="accent6"/>
        <w:spacing w:line="360" w:lineRule="auto"/>
        <w:jc w:val="center"/>
        <w:rPr>
          <w:rFonts w:asciiTheme="minorBidi" w:hAnsiTheme="minorBidi" w:cstheme="minorBidi"/>
          <w:b/>
          <w:bCs/>
        </w:rPr>
      </w:pPr>
    </w:p>
    <w:p w:rsidR="00C33B1B" w:rsidRPr="00983DEB" w:rsidRDefault="007358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9646" w:themeFill="accent6"/>
        <w:spacing w:line="360" w:lineRule="auto"/>
        <w:jc w:val="center"/>
        <w:rPr>
          <w:rFonts w:asciiTheme="minorBidi" w:hAnsiTheme="minorBidi" w:cstheme="minorBidi"/>
          <w:b/>
          <w:bCs/>
          <w:lang w:val="en-US"/>
        </w:rPr>
      </w:pPr>
      <w:r w:rsidRPr="00983DEB">
        <w:rPr>
          <w:rFonts w:asciiTheme="minorBidi" w:hAnsiTheme="minorBidi" w:cstheme="minorBidi"/>
          <w:b/>
          <w:bCs/>
          <w:lang w:val="en-US"/>
        </w:rPr>
        <w:t>ORANGE</w:t>
      </w:r>
      <w:r w:rsidR="00983DEB" w:rsidRPr="00983DEB">
        <w:rPr>
          <w:rFonts w:asciiTheme="minorBidi" w:hAnsiTheme="minorBidi" w:cstheme="minorBidi"/>
          <w:b/>
          <w:bCs/>
          <w:lang w:val="en-US"/>
        </w:rPr>
        <w:t xml:space="preserve"> SHADING AND BLACK BORDER</w:t>
      </w:r>
    </w:p>
    <w:p w:rsidR="0008100E" w:rsidRPr="00983DEB" w:rsidRDefault="0008100E" w:rsidP="0059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9646" w:themeFill="accent6"/>
        <w:spacing w:line="360" w:lineRule="auto"/>
        <w:jc w:val="center"/>
        <w:rPr>
          <w:rFonts w:asciiTheme="minorBidi" w:hAnsiTheme="minorBidi" w:cstheme="minorBidi"/>
          <w:b/>
          <w:bCs/>
          <w:lang w:val="en-US"/>
        </w:rPr>
      </w:pPr>
    </w:p>
    <w:p w:rsidR="007C2546" w:rsidRPr="00983DEB" w:rsidRDefault="007C2546" w:rsidP="007C2546">
      <w:pPr>
        <w:pStyle w:val="Titre1"/>
        <w:numPr>
          <w:ilvl w:val="0"/>
          <w:numId w:val="0"/>
        </w:numPr>
        <w:ind w:left="708"/>
        <w:rPr>
          <w:lang w:val="en-US"/>
        </w:rPr>
      </w:pPr>
    </w:p>
    <w:p w:rsidR="007C2546" w:rsidRPr="00983DEB" w:rsidRDefault="007C2546" w:rsidP="007C2546">
      <w:pPr>
        <w:pStyle w:val="Corpsdetexte"/>
        <w:rPr>
          <w:lang w:val="en-US"/>
        </w:rPr>
      </w:pPr>
    </w:p>
    <w:p w:rsidR="002D3A24" w:rsidRPr="00983DEB" w:rsidRDefault="002D3A24" w:rsidP="007C2546">
      <w:pPr>
        <w:pStyle w:val="Corpsdetexte"/>
        <w:rPr>
          <w:lang w:val="en-US"/>
        </w:rPr>
      </w:pPr>
    </w:p>
    <w:p w:rsidR="002D3A24" w:rsidRPr="00983DEB" w:rsidRDefault="002D3A24" w:rsidP="007C2546">
      <w:pPr>
        <w:pStyle w:val="Corpsdetexte"/>
        <w:rPr>
          <w:lang w:val="en-US"/>
        </w:rPr>
      </w:pPr>
    </w:p>
    <w:p w:rsidR="002D3A24" w:rsidRPr="00983DEB" w:rsidRDefault="002D3A24" w:rsidP="007C2546">
      <w:pPr>
        <w:pStyle w:val="Corpsdetexte"/>
        <w:rPr>
          <w:lang w:val="en-US"/>
        </w:rPr>
      </w:pPr>
    </w:p>
    <w:p w:rsidR="00C33B1B" w:rsidRDefault="00735865">
      <w:pPr>
        <w:pStyle w:val="Titre1"/>
      </w:pPr>
      <w:bookmarkStart w:id="24" w:name="_Toc381972459"/>
      <w:r>
        <w:lastRenderedPageBreak/>
        <w:t>TABLE</w:t>
      </w:r>
      <w:bookmarkEnd w:id="24"/>
    </w:p>
    <w:p w:rsidR="00C33B1B" w:rsidRDefault="00735865">
      <w:pPr>
        <w:pStyle w:val="Titre2"/>
      </w:pPr>
      <w:bookmarkStart w:id="25" w:name="_Toc381972460"/>
      <w:r>
        <w:t>Word</w:t>
      </w:r>
      <w:bookmarkEnd w:id="25"/>
    </w:p>
    <w:p w:rsidR="00E975EF" w:rsidRPr="00E975EF" w:rsidRDefault="00E975EF" w:rsidP="00E975EF">
      <w:pPr>
        <w:pStyle w:val="Corpsdetexte"/>
      </w:pPr>
    </w:p>
    <w:tbl>
      <w:tblPr>
        <w:tblStyle w:val="Listeclaire-Accent2"/>
        <w:tblW w:w="9300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  <w:tblDescription w:val="tableau de base unités, milliers, millions"/>
      </w:tblPr>
      <w:tblGrid>
        <w:gridCol w:w="3035"/>
        <w:gridCol w:w="1937"/>
        <w:gridCol w:w="2035"/>
        <w:gridCol w:w="2293"/>
      </w:tblGrid>
      <w:tr w:rsidR="006F4224" w:rsidRPr="006F4224" w:rsidTr="006F4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hideMark/>
          </w:tcPr>
          <w:p w:rsidR="00C33B1B" w:rsidRDefault="0073586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</w:p>
        </w:tc>
        <w:tc>
          <w:tcPr>
            <w:tcW w:w="1500" w:type="dxa"/>
            <w:hideMark/>
          </w:tcPr>
          <w:p w:rsidR="00C33B1B" w:rsidRDefault="00735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Microsoft Office</w:t>
            </w:r>
          </w:p>
        </w:tc>
        <w:tc>
          <w:tcPr>
            <w:tcW w:w="1500" w:type="dxa"/>
            <w:hideMark/>
          </w:tcPr>
          <w:p w:rsidR="00C33B1B" w:rsidRDefault="00735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 Office</w:t>
            </w:r>
          </w:p>
        </w:tc>
        <w:tc>
          <w:tcPr>
            <w:tcW w:w="1500" w:type="dxa"/>
            <w:hideMark/>
          </w:tcPr>
          <w:p w:rsidR="00C33B1B" w:rsidRDefault="00735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iWork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(Mac)</w:t>
            </w:r>
          </w:p>
        </w:tc>
      </w:tr>
      <w:tr w:rsidR="006F4224" w:rsidRPr="006F4224" w:rsidTr="006F4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:rsidR="006F4224" w:rsidRPr="00D56BC2" w:rsidRDefault="006F4224" w:rsidP="006F42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  <w:p w:rsidR="00C33B1B" w:rsidRDefault="0073586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document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:rsidR="00C33B1B" w:rsidRDefault="007358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F7708A" wp14:editId="08A51C54">
                  <wp:extent cx="304800" cy="304800"/>
                  <wp:effectExtent l="0" t="0" r="0" b="0"/>
                  <wp:docPr id="6" name="Image 6" descr="Wo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Wo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422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Word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:rsidR="00C33B1B" w:rsidRDefault="007358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3C6CDA" wp14:editId="4628B2B9">
                  <wp:extent cx="304800" cy="304800"/>
                  <wp:effectExtent l="0" t="0" r="0" b="0"/>
                  <wp:docPr id="7" name="Image 7" descr="Wri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Wri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Writer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C33B1B" w:rsidRDefault="007358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5D40A5" wp14:editId="6E85C0D2">
                  <wp:extent cx="304800" cy="304800"/>
                  <wp:effectExtent l="0" t="0" r="0" b="0"/>
                  <wp:docPr id="8" name="Image 8" descr="P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P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Pages</w:t>
            </w:r>
          </w:p>
        </w:tc>
      </w:tr>
      <w:tr w:rsidR="006F4224" w:rsidRPr="006F4224" w:rsidTr="006F42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F4224" w:rsidRPr="00D56BC2" w:rsidRDefault="006F4224" w:rsidP="006F42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  <w:p w:rsidR="00C33B1B" w:rsidRDefault="0073586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Spreadsheet</w:t>
            </w:r>
            <w:proofErr w:type="spellEnd"/>
          </w:p>
        </w:tc>
        <w:tc>
          <w:tcPr>
            <w:tcW w:w="0" w:type="auto"/>
            <w:hideMark/>
          </w:tcPr>
          <w:p w:rsidR="00C33B1B" w:rsidRDefault="007358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43320D" wp14:editId="58E3D6A4">
                  <wp:extent cx="304800" cy="304800"/>
                  <wp:effectExtent l="0" t="0" r="0" b="0"/>
                  <wp:docPr id="9" name="Image 9" descr="Exc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Exc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422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Excel</w:t>
            </w:r>
          </w:p>
        </w:tc>
        <w:tc>
          <w:tcPr>
            <w:tcW w:w="0" w:type="auto"/>
            <w:hideMark/>
          </w:tcPr>
          <w:p w:rsidR="00C33B1B" w:rsidRDefault="007358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AE3B14" wp14:editId="321D3E84">
                  <wp:extent cx="304800" cy="304800"/>
                  <wp:effectExtent l="0" t="0" r="0" b="0"/>
                  <wp:docPr id="10" name="Image 10" descr="Cac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ac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422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Calc</w:t>
            </w:r>
            <w:proofErr w:type="spellEnd"/>
          </w:p>
        </w:tc>
        <w:tc>
          <w:tcPr>
            <w:tcW w:w="0" w:type="auto"/>
            <w:hideMark/>
          </w:tcPr>
          <w:p w:rsidR="00C33B1B" w:rsidRDefault="007358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F41609" wp14:editId="7CFE2711">
                  <wp:extent cx="304800" cy="304800"/>
                  <wp:effectExtent l="0" t="0" r="0" b="0"/>
                  <wp:docPr id="11" name="Image 11" descr="Numb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Numb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Numbers</w:t>
            </w:r>
            <w:proofErr w:type="spellEnd"/>
          </w:p>
        </w:tc>
      </w:tr>
      <w:tr w:rsidR="006F4224" w:rsidRPr="006F4224" w:rsidTr="006F4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:rsidR="006F4224" w:rsidRPr="00D56BC2" w:rsidRDefault="006F4224" w:rsidP="006F42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  <w:p w:rsidR="00C33B1B" w:rsidRDefault="0073586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Presentation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:rsidR="00C33B1B" w:rsidRDefault="007358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2DA22D" wp14:editId="1AB35A83">
                  <wp:extent cx="304800" cy="304800"/>
                  <wp:effectExtent l="0" t="0" r="0" b="0"/>
                  <wp:docPr id="12" name="Image 12" descr="PowerPo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PowerPo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422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PowerPoint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:rsidR="00C33B1B" w:rsidRDefault="007358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A415F9" wp14:editId="4AEBEF1D">
                  <wp:extent cx="304800" cy="304800"/>
                  <wp:effectExtent l="0" t="0" r="0" b="0"/>
                  <wp:docPr id="13" name="Image 13" descr="Imp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Imp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Impress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C33B1B" w:rsidRDefault="007358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40F68A" wp14:editId="4F3EDF27">
                  <wp:extent cx="304800" cy="304800"/>
                  <wp:effectExtent l="0" t="0" r="0" b="0"/>
                  <wp:docPr id="14" name="Image 14" descr="Key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Key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Keynote</w:t>
            </w:r>
            <w:proofErr w:type="spellEnd"/>
          </w:p>
        </w:tc>
      </w:tr>
      <w:tr w:rsidR="006F4224" w:rsidRPr="006F4224" w:rsidTr="006F42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F4224" w:rsidRPr="00D56BC2" w:rsidRDefault="006F4224" w:rsidP="006F42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  <w:p w:rsidR="00C33B1B" w:rsidRDefault="0073586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Transport,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Calendar</w:t>
            </w:r>
            <w:proofErr w:type="spellEnd"/>
          </w:p>
        </w:tc>
        <w:tc>
          <w:tcPr>
            <w:tcW w:w="0" w:type="auto"/>
            <w:hideMark/>
          </w:tcPr>
          <w:p w:rsidR="00C33B1B" w:rsidRDefault="007358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03BEE6" wp14:editId="3CBF4E54">
                  <wp:extent cx="304800" cy="304800"/>
                  <wp:effectExtent l="0" t="0" r="0" b="0"/>
                  <wp:docPr id="15" name="Image 15" descr="Outl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Outl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422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Outlook</w:t>
            </w:r>
          </w:p>
        </w:tc>
        <w:tc>
          <w:tcPr>
            <w:tcW w:w="0" w:type="auto"/>
            <w:hideMark/>
          </w:tcPr>
          <w:p w:rsidR="00C33B1B" w:rsidRDefault="007358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2CBF04" wp14:editId="59A8AF67">
                  <wp:extent cx="304800" cy="304800"/>
                  <wp:effectExtent l="0" t="0" r="0" b="0"/>
                  <wp:docPr id="16" name="Image 16" descr="ThunderBi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ThunderBi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422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ThunderBird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0" w:type="auto"/>
            <w:hideMark/>
          </w:tcPr>
          <w:p w:rsidR="00C33B1B" w:rsidRDefault="007358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5DF00A" wp14:editId="29CE7F82">
                  <wp:extent cx="304800" cy="304800"/>
                  <wp:effectExtent l="0" t="0" r="0" b="0"/>
                  <wp:docPr id="17" name="Image 17" descr="iC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iC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 and Mail*</w:t>
            </w:r>
          </w:p>
        </w:tc>
      </w:tr>
      <w:tr w:rsidR="006F4224" w:rsidRPr="006F4224" w:rsidTr="006F4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hideMark/>
          </w:tcPr>
          <w:p w:rsidR="006F4224" w:rsidRPr="00D56BC2" w:rsidRDefault="006F4224" w:rsidP="006F422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  <w:p w:rsidR="00C33B1B" w:rsidRDefault="0073586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Databases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:rsidR="00C33B1B" w:rsidRDefault="007358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FE69D4" wp14:editId="482ECE6B">
                  <wp:extent cx="304800" cy="304800"/>
                  <wp:effectExtent l="0" t="0" r="0" b="0"/>
                  <wp:docPr id="18" name="Image 18" descr="Acc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Acc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hideMark/>
          </w:tcPr>
          <w:p w:rsidR="00C33B1B" w:rsidRDefault="007358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  <w:r w:rsidRPr="006F422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B1C7FF" wp14:editId="2D525568">
                  <wp:extent cx="304800" cy="304800"/>
                  <wp:effectExtent l="0" t="0" r="0" b="0"/>
                  <wp:docPr id="19" name="Image 19" descr="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Ba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6F4224" w:rsidRPr="006F4224" w:rsidRDefault="006F4224" w:rsidP="006F42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</w:pPr>
          </w:p>
        </w:tc>
      </w:tr>
    </w:tbl>
    <w:p w:rsidR="00A9369A" w:rsidRDefault="00A9369A" w:rsidP="00A9369A">
      <w:pPr>
        <w:pStyle w:val="Corpsdetexte"/>
        <w:rPr>
          <w:lang w:val="en-US"/>
        </w:rPr>
      </w:pPr>
    </w:p>
    <w:p w:rsidR="00C465E6" w:rsidRDefault="00C465E6" w:rsidP="00A9369A">
      <w:pPr>
        <w:pStyle w:val="Corpsdetexte"/>
        <w:rPr>
          <w:lang w:val="en-US"/>
        </w:rPr>
      </w:pPr>
    </w:p>
    <w:p w:rsidR="00C465E6" w:rsidRPr="00300F18" w:rsidRDefault="00C465E6" w:rsidP="00C465E6">
      <w:pPr>
        <w:pStyle w:val="P2"/>
      </w:pPr>
    </w:p>
    <w:tbl>
      <w:tblPr>
        <w:tblW w:w="0" w:type="auto"/>
        <w:tblCellSpacing w:w="14" w:type="dxa"/>
        <w:tblInd w:w="397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35"/>
        <w:gridCol w:w="5796"/>
      </w:tblGrid>
      <w:tr w:rsidR="00C465E6" w:rsidRPr="00300F18" w:rsidTr="00C465E6">
        <w:trPr>
          <w:trHeight w:val="386"/>
          <w:tblHeader/>
          <w:tblCellSpacing w:w="14" w:type="dxa"/>
        </w:trPr>
        <w:tc>
          <w:tcPr>
            <w:tcW w:w="2993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  <w:shd w:val="clear" w:color="auto" w:fill="E6E6E6"/>
          </w:tcPr>
          <w:p w:rsidR="00C33B1B" w:rsidRDefault="00735865">
            <w:pPr>
              <w:pStyle w:val="Tableau"/>
              <w:numPr>
                <w:ilvl w:val="0"/>
                <w:numId w:val="0"/>
              </w:numPr>
            </w:pPr>
            <w:r>
              <w:t>Identifier of the format</w:t>
            </w:r>
          </w:p>
        </w:tc>
        <w:tc>
          <w:tcPr>
            <w:tcW w:w="5754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  <w:shd w:val="clear" w:color="auto" w:fill="E6E6E6"/>
          </w:tcPr>
          <w:p w:rsidR="00C33B1B" w:rsidRDefault="00735865">
            <w:pPr>
              <w:pStyle w:val="Tableau"/>
              <w:numPr>
                <w:ilvl w:val="0"/>
                <w:numId w:val="0"/>
              </w:numPr>
            </w:pPr>
            <w:proofErr w:type="spellStart"/>
            <w:r>
              <w:t>Associated</w:t>
            </w:r>
            <w:proofErr w:type="spellEnd"/>
            <w:r>
              <w:t xml:space="preserve"> contents</w:t>
            </w:r>
          </w:p>
        </w:tc>
      </w:tr>
      <w:tr w:rsidR="00C465E6" w:rsidRPr="00300F18" w:rsidTr="00C465E6">
        <w:trPr>
          <w:trHeight w:val="698"/>
          <w:tblCellSpacing w:w="14" w:type="dxa"/>
        </w:trPr>
        <w:tc>
          <w:tcPr>
            <w:tcW w:w="2993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:rsidR="00C33B1B" w:rsidRDefault="00735865">
            <w:pPr>
              <w:rPr>
                <w:highlight w:val="yellow"/>
              </w:rPr>
            </w:pPr>
            <w:r>
              <w:t>TEXT</w:t>
            </w:r>
          </w:p>
        </w:tc>
        <w:tc>
          <w:tcPr>
            <w:tcW w:w="5754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  <w:vAlign w:val="center"/>
          </w:tcPr>
          <w:p w:rsidR="00C33B1B" w:rsidRDefault="00735865">
            <w:r w:rsidRPr="00735865">
              <w:rPr>
                <w:lang w:val="en-US"/>
              </w:rPr>
              <w:t>Data with the alphanumeric format. Authorized characters [0-9] [A-Z] [</w:t>
            </w:r>
            <w:proofErr w:type="spellStart"/>
            <w:r w:rsidRPr="00735865">
              <w:rPr>
                <w:lang w:val="en-US"/>
              </w:rPr>
              <w:t>éèàçùâêîôûäëïöü</w:t>
            </w:r>
            <w:proofErr w:type="spellEnd"/>
            <w:r w:rsidRPr="00735865">
              <w:rPr>
                <w:lang w:val="en-US"/>
              </w:rPr>
              <w:t>] [- '</w:t>
            </w:r>
            <w:proofErr w:type="gramStart"/>
            <w:r w:rsidRPr="00735865">
              <w:rPr>
                <w:lang w:val="en-US"/>
              </w:rPr>
              <w:t>.!?</w:t>
            </w:r>
            <w:proofErr w:type="gramEnd"/>
            <w:r w:rsidRPr="00735865">
              <w:rPr>
                <w:lang w:val="en-US"/>
              </w:rPr>
              <w:t xml:space="preserve"> </w:t>
            </w:r>
            <w:r>
              <w:t>&gt;&lt;/= ″]</w:t>
            </w:r>
          </w:p>
          <w:p w:rsidR="00C33B1B" w:rsidRDefault="00735865">
            <w:pPr>
              <w:rPr>
                <w:highlight w:val="yellow"/>
              </w:rPr>
            </w:pPr>
            <w:r>
              <w:t xml:space="preserve">The maximum size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detailed</w:t>
            </w:r>
            <w:proofErr w:type="spellEnd"/>
            <w:r>
              <w:t xml:space="preserve"> 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field</w:t>
            </w:r>
            <w:proofErr w:type="spellEnd"/>
            <w:r>
              <w:t>.</w:t>
            </w:r>
          </w:p>
        </w:tc>
      </w:tr>
      <w:tr w:rsidR="00C465E6" w:rsidRPr="00D609F9" w:rsidTr="00C465E6">
        <w:trPr>
          <w:trHeight w:val="475"/>
          <w:tblCellSpacing w:w="14" w:type="dxa"/>
        </w:trPr>
        <w:tc>
          <w:tcPr>
            <w:tcW w:w="2993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:rsidR="00C33B1B" w:rsidRDefault="00735865">
            <w:r>
              <w:t>TEXTE_NUM</w:t>
            </w:r>
          </w:p>
        </w:tc>
        <w:tc>
          <w:tcPr>
            <w:tcW w:w="5754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  <w:vAlign w:val="center"/>
          </w:tcPr>
          <w:p w:rsidR="00C33B1B" w:rsidRPr="00735865" w:rsidRDefault="00735865">
            <w:pPr>
              <w:rPr>
                <w:lang w:val="en-US"/>
              </w:rPr>
            </w:pPr>
            <w:r w:rsidRPr="00735865">
              <w:rPr>
                <w:lang w:val="en-US"/>
              </w:rPr>
              <w:t>Data with the digital format not signed. The maximum size is detailed for each field.</w:t>
            </w:r>
          </w:p>
        </w:tc>
      </w:tr>
      <w:tr w:rsidR="00C465E6" w:rsidRPr="00300F18" w:rsidTr="00C465E6">
        <w:trPr>
          <w:trHeight w:val="237"/>
          <w:tblCellSpacing w:w="14" w:type="dxa"/>
        </w:trPr>
        <w:tc>
          <w:tcPr>
            <w:tcW w:w="2993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:rsidR="00C33B1B" w:rsidRDefault="00735865">
            <w:r>
              <w:t>STATUT_GCR</w:t>
            </w:r>
          </w:p>
        </w:tc>
        <w:tc>
          <w:tcPr>
            <w:tcW w:w="5754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  <w:vAlign w:val="center"/>
          </w:tcPr>
          <w:p w:rsidR="00C33B1B" w:rsidRDefault="00735865">
            <w:r>
              <w:t>Possible data “01”, “02”, “03”, “04” or “05”</w:t>
            </w:r>
          </w:p>
        </w:tc>
      </w:tr>
      <w:tr w:rsidR="00C465E6" w:rsidRPr="00D609F9" w:rsidTr="00C465E6">
        <w:trPr>
          <w:trHeight w:val="237"/>
          <w:tblCellSpacing w:w="14" w:type="dxa"/>
        </w:trPr>
        <w:tc>
          <w:tcPr>
            <w:tcW w:w="2993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:rsidR="00C33B1B" w:rsidRDefault="00735865">
            <w:r>
              <w:t>BOOL</w:t>
            </w:r>
          </w:p>
        </w:tc>
        <w:tc>
          <w:tcPr>
            <w:tcW w:w="5754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  <w:vAlign w:val="center"/>
          </w:tcPr>
          <w:p w:rsidR="00C33B1B" w:rsidRPr="00735865" w:rsidRDefault="00735865">
            <w:pPr>
              <w:rPr>
                <w:lang w:val="en-US"/>
              </w:rPr>
            </w:pPr>
            <w:r w:rsidRPr="00735865">
              <w:rPr>
                <w:lang w:val="en-US"/>
              </w:rPr>
              <w:t>Data with Boolean format O/N</w:t>
            </w:r>
          </w:p>
        </w:tc>
      </w:tr>
      <w:tr w:rsidR="00C465E6" w:rsidRPr="00D609F9" w:rsidTr="00C465E6">
        <w:trPr>
          <w:trHeight w:val="475"/>
          <w:tblCellSpacing w:w="14" w:type="dxa"/>
        </w:trPr>
        <w:tc>
          <w:tcPr>
            <w:tcW w:w="2993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</w:tcPr>
          <w:p w:rsidR="00C33B1B" w:rsidRDefault="00735865">
            <w:r>
              <w:t>HTML</w:t>
            </w:r>
          </w:p>
        </w:tc>
        <w:tc>
          <w:tcPr>
            <w:tcW w:w="5754" w:type="dxa"/>
            <w:tcBorders>
              <w:top w:val="inset" w:sz="6" w:space="0" w:color="auto"/>
              <w:left w:val="inset" w:sz="6" w:space="0" w:color="auto"/>
              <w:bottom w:val="inset" w:sz="6" w:space="0" w:color="auto"/>
              <w:right w:val="inset" w:sz="6" w:space="0" w:color="auto"/>
            </w:tcBorders>
            <w:vAlign w:val="center"/>
          </w:tcPr>
          <w:p w:rsidR="00C33B1B" w:rsidRPr="00735865" w:rsidRDefault="00735865">
            <w:pPr>
              <w:rPr>
                <w:lang w:val="en-US"/>
              </w:rPr>
            </w:pPr>
            <w:r w:rsidRPr="00735865">
              <w:rPr>
                <w:lang w:val="en-US"/>
              </w:rPr>
              <w:t>Data with format HTML.</w:t>
            </w:r>
          </w:p>
          <w:p w:rsidR="00C33B1B" w:rsidRPr="00735865" w:rsidRDefault="00735865">
            <w:pPr>
              <w:rPr>
                <w:lang w:val="en-US"/>
              </w:rPr>
            </w:pPr>
            <w:r w:rsidRPr="00735865">
              <w:rPr>
                <w:lang w:val="en-US"/>
              </w:rPr>
              <w:t>No definite maximum size.</w:t>
            </w:r>
          </w:p>
        </w:tc>
      </w:tr>
    </w:tbl>
    <w:p w:rsidR="00C465E6" w:rsidRPr="00735865" w:rsidRDefault="00C465E6" w:rsidP="00C465E6">
      <w:pPr>
        <w:pStyle w:val="P2"/>
        <w:rPr>
          <w:lang w:val="en-US"/>
        </w:rPr>
      </w:pPr>
    </w:p>
    <w:p w:rsidR="00C465E6" w:rsidRPr="00735865" w:rsidRDefault="00C465E6" w:rsidP="00A9369A">
      <w:pPr>
        <w:pStyle w:val="Corpsdetexte"/>
        <w:rPr>
          <w:lang w:val="en-US"/>
        </w:rPr>
      </w:pPr>
    </w:p>
    <w:p w:rsidR="00C465E6" w:rsidRPr="00735865" w:rsidRDefault="00C465E6" w:rsidP="00A9369A">
      <w:pPr>
        <w:pStyle w:val="Corpsdetexte"/>
        <w:rPr>
          <w:lang w:val="en-US"/>
        </w:rPr>
      </w:pPr>
    </w:p>
    <w:p w:rsidR="00C33B1B" w:rsidRDefault="00735865">
      <w:pPr>
        <w:pStyle w:val="Titre2"/>
        <w:rPr>
          <w:lang w:val="en-US"/>
        </w:rPr>
      </w:pPr>
      <w:bookmarkStart w:id="26" w:name="_Toc381972461"/>
      <w:r>
        <w:lastRenderedPageBreak/>
        <w:t>Excel</w:t>
      </w:r>
      <w:bookmarkEnd w:id="26"/>
    </w:p>
    <w:bookmarkStart w:id="27" w:name="_MON_1455651363"/>
    <w:bookmarkEnd w:id="27"/>
    <w:p w:rsidR="00E975EF" w:rsidRDefault="00432739" w:rsidP="00A9369A">
      <w:pPr>
        <w:pStyle w:val="Corpsdetexte"/>
        <w:rPr>
          <w:lang w:val="en-US"/>
        </w:rPr>
      </w:pPr>
      <w:r>
        <w:rPr>
          <w:lang w:val="en-US"/>
        </w:rPr>
        <w:object w:dxaOrig="10464" w:dyaOrig="4081">
          <v:shape id="_x0000_i1026" type="#_x0000_t75" style="width:459.9pt;height:190.15pt" o:ole="">
            <v:imagedata r:id="rId25" o:title=""/>
          </v:shape>
          <o:OLEObject Type="Embed" ProgID="Excel.Sheet.12" ShapeID="_x0000_i1026" DrawAspect="Content" ObjectID="_1455715435" r:id="rId26"/>
        </w:object>
      </w:r>
    </w:p>
    <w:p w:rsidR="007C2546" w:rsidRDefault="007C2546" w:rsidP="00A9369A">
      <w:pPr>
        <w:pStyle w:val="Corpsdetexte"/>
        <w:rPr>
          <w:lang w:val="en-US"/>
        </w:rPr>
      </w:pPr>
    </w:p>
    <w:p w:rsidR="00C33B1B" w:rsidRDefault="00735865">
      <w:pPr>
        <w:pStyle w:val="Titre1"/>
      </w:pPr>
      <w:bookmarkStart w:id="28" w:name="_Toc381972462"/>
      <w:r>
        <w:t>ILLUSTRATIONS</w:t>
      </w:r>
      <w:bookmarkEnd w:id="28"/>
    </w:p>
    <w:p w:rsidR="00C33B1B" w:rsidRDefault="00735865">
      <w:pPr>
        <w:pStyle w:val="Titre2"/>
      </w:pPr>
      <w:bookmarkStart w:id="29" w:name="_Toc381972463"/>
      <w:proofErr w:type="spellStart"/>
      <w:r>
        <w:t>Photograph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text</w:t>
      </w:r>
      <w:bookmarkEnd w:id="29"/>
      <w:proofErr w:type="spellEnd"/>
    </w:p>
    <w:p w:rsidR="006E5E83" w:rsidRDefault="005921CA" w:rsidP="006E5E83">
      <w:pPr>
        <w:pStyle w:val="Corpsdetexte"/>
        <w:keepNext/>
        <w:jc w:val="center"/>
      </w:pPr>
      <w:r>
        <w:rPr>
          <w:noProof/>
        </w:rPr>
        <w:drawing>
          <wp:inline distT="0" distB="0" distL="0" distR="0" wp14:anchorId="1135EC72" wp14:editId="5CBC9B71">
            <wp:extent cx="5322570" cy="3326606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vely-Pari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33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1B" w:rsidRDefault="00735865">
      <w:pPr>
        <w:pStyle w:val="Lgende"/>
        <w:jc w:val="center"/>
      </w:pPr>
      <w:r>
        <w:t>Appear</w:t>
      </w:r>
      <w:fldSimple w:instr=" SEQ Figure \* ARABIC ">
        <w:r>
          <w:rPr>
            <w:noProof/>
          </w:rPr>
          <w:t>1</w:t>
        </w:r>
      </w:fldSimple>
      <w:r>
        <w:t xml:space="preserve"> Tour Eiffel</w:t>
      </w:r>
    </w:p>
    <w:p w:rsidR="00011857" w:rsidRDefault="00011857" w:rsidP="00011857">
      <w:pPr>
        <w:pStyle w:val="Corpsdetexte"/>
        <w:jc w:val="center"/>
      </w:pPr>
    </w:p>
    <w:p w:rsidR="00C33B1B" w:rsidRDefault="00735865">
      <w:pPr>
        <w:pStyle w:val="Titre2"/>
      </w:pPr>
      <w:bookmarkStart w:id="30" w:name="_Toc381972464"/>
      <w:proofErr w:type="spellStart"/>
      <w:r>
        <w:lastRenderedPageBreak/>
        <w:t>Photograph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text</w:t>
      </w:r>
      <w:bookmarkEnd w:id="30"/>
      <w:proofErr w:type="spellEnd"/>
    </w:p>
    <w:p w:rsidR="005921CA" w:rsidRDefault="00011857" w:rsidP="00A9369A">
      <w:pPr>
        <w:pStyle w:val="Paragraphedeliste"/>
        <w:jc w:val="center"/>
      </w:pPr>
      <w:r>
        <w:rPr>
          <w:noProof/>
        </w:rPr>
        <w:drawing>
          <wp:inline distT="0" distB="0" distL="0" distR="0" wp14:anchorId="4AA42993" wp14:editId="16DBB8FB">
            <wp:extent cx="2937382" cy="41243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 au sole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382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46" w:rsidRDefault="007C2546" w:rsidP="007C2546">
      <w:pPr>
        <w:pStyle w:val="Titre2"/>
        <w:numPr>
          <w:ilvl w:val="0"/>
          <w:numId w:val="0"/>
        </w:numPr>
        <w:ind w:left="709"/>
      </w:pPr>
    </w:p>
    <w:p w:rsidR="007C2546" w:rsidRDefault="007C2546" w:rsidP="007C2546">
      <w:pPr>
        <w:pStyle w:val="Corpsdetexte"/>
      </w:pPr>
    </w:p>
    <w:p w:rsidR="007C2546" w:rsidRPr="007C2546" w:rsidRDefault="007C2546" w:rsidP="007C2546">
      <w:pPr>
        <w:pStyle w:val="Corpsdetexte"/>
      </w:pPr>
    </w:p>
    <w:p w:rsidR="00C33B1B" w:rsidRDefault="00735865">
      <w:pPr>
        <w:pStyle w:val="Titre2"/>
      </w:pPr>
      <w:bookmarkStart w:id="31" w:name="_Toc381972465"/>
      <w:r>
        <w:t>Clipart</w:t>
      </w:r>
      <w:bookmarkEnd w:id="31"/>
    </w:p>
    <w:p w:rsidR="00011857" w:rsidRPr="00011857" w:rsidRDefault="00A9369A" w:rsidP="000A160C">
      <w:pPr>
        <w:pStyle w:val="Corpsdetexte"/>
        <w:jc w:val="center"/>
      </w:pPr>
      <w:r>
        <w:rPr>
          <w:noProof/>
        </w:rPr>
        <w:drawing>
          <wp:inline distT="0" distB="0" distL="0" distR="0" wp14:anchorId="06544117" wp14:editId="6951C2E7">
            <wp:extent cx="2695575" cy="2314575"/>
            <wp:effectExtent l="0" t="0" r="9525" b="9525"/>
            <wp:docPr id="5" name="Image 5" descr="C:\Program Files (x86)\Microsoft Office\MEDIA\CAGCAT10\j009038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 Files (x86)\Microsoft Office\MEDIA\CAGCAT10\j0090386.wmf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1CA" w:rsidRDefault="005921CA" w:rsidP="005921CA">
      <w:pPr>
        <w:pStyle w:val="Corpsdetexte"/>
      </w:pPr>
    </w:p>
    <w:p w:rsidR="007C2546" w:rsidRDefault="007C2546" w:rsidP="005921CA">
      <w:pPr>
        <w:pStyle w:val="Corpsdetexte"/>
      </w:pPr>
    </w:p>
    <w:p w:rsidR="007C2546" w:rsidRDefault="007C2546" w:rsidP="005921CA">
      <w:pPr>
        <w:pStyle w:val="Corpsdetexte"/>
      </w:pPr>
    </w:p>
    <w:p w:rsidR="007C2546" w:rsidRDefault="007C2546" w:rsidP="005921CA">
      <w:pPr>
        <w:pStyle w:val="Corpsdetexte"/>
      </w:pPr>
    </w:p>
    <w:bookmarkStart w:id="32" w:name="_Toc381972466"/>
    <w:p w:rsidR="00C33B1B" w:rsidRDefault="00735865">
      <w:pPr>
        <w:pStyle w:val="Titre2"/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F16ED" wp14:editId="580F3100">
                <wp:simplePos x="0" y="0"/>
                <wp:positionH relativeFrom="column">
                  <wp:posOffset>1633855</wp:posOffset>
                </wp:positionH>
                <wp:positionV relativeFrom="paragraph">
                  <wp:posOffset>169545</wp:posOffset>
                </wp:positionV>
                <wp:extent cx="1190625" cy="3905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B1B" w:rsidRDefault="00735865">
                            <w:pPr>
                              <w:jc w:val="center"/>
                            </w:pPr>
                            <w:r>
                              <w:t>0 - &gt;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7" style="position:absolute;left:0;text-align:left;margin-left:128.65pt;margin-top:13.35pt;width:93.75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" fillcolor="#4f81bd [3204]" strokecolor="#243f60 [1604]" strokeweight="2pt">
                <v:textbox>
                  <w:txbxContent>
                    <w:p w:rsidR="00C33B1B" w:rsidRDefault="00735865">
                      <w:pPr>
                        <w:jc w:val="center"/>
                      </w:pPr>
                      <w:r>
                        <w:t>0 - &gt; N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t>Forms</w:t>
      </w:r>
      <w:bookmarkEnd w:id="32"/>
      <w:proofErr w:type="spellEnd"/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D7C1F7" wp14:editId="4538F46D">
                <wp:simplePos x="0" y="0"/>
                <wp:positionH relativeFrom="column">
                  <wp:posOffset>2209800</wp:posOffset>
                </wp:positionH>
                <wp:positionV relativeFrom="paragraph">
                  <wp:posOffset>85090</wp:posOffset>
                </wp:positionV>
                <wp:extent cx="0" cy="400050"/>
                <wp:effectExtent l="95250" t="0" r="114300" b="57150"/>
                <wp:wrapNone/>
                <wp:docPr id="45" name="Connecteur en 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45" o:spid="_x0000_s1026" type="#_x0000_t34" style="position:absolute;margin-left:174pt;margin-top:6.7pt;width:0;height:31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" strokecolor="#4579b8 [3044]">
                <v:stroke endarrow="open"/>
              </v:shape>
            </w:pict>
          </mc:Fallback>
        </mc:AlternateContent>
      </w:r>
    </w:p>
    <w:p w:rsidR="008637EA" w:rsidRDefault="008637EA" w:rsidP="000A160C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05CF51" wp14:editId="3AEF2879">
                <wp:simplePos x="0" y="0"/>
                <wp:positionH relativeFrom="column">
                  <wp:posOffset>2219325</wp:posOffset>
                </wp:positionH>
                <wp:positionV relativeFrom="paragraph">
                  <wp:posOffset>5715</wp:posOffset>
                </wp:positionV>
                <wp:extent cx="2428875" cy="2333625"/>
                <wp:effectExtent l="38100" t="76200" r="28575" b="28575"/>
                <wp:wrapNone/>
                <wp:docPr id="49" name="Connecteur en 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8875" cy="2333625"/>
                        </a:xfrm>
                        <a:prstGeom prst="bentConnector3">
                          <a:avLst>
                            <a:gd name="adj1" fmla="val 99804"/>
                          </a:avLst>
                        </a:prstGeom>
                        <a:ln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en angle 49" o:spid="_x0000_s1026" type="#_x0000_t34" style="position:absolute;margin-left:174.75pt;margin-top:.45pt;width:191.25pt;height:183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" adj="21558" strokecolor="#4579b8 [3044]">
                <v:stroke startarrow="block"/>
              </v:shape>
            </w:pict>
          </mc:Fallback>
        </mc:AlternateContent>
      </w:r>
    </w:p>
    <w:p w:rsidR="008637EA" w:rsidRDefault="008637EA" w:rsidP="000A160C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F07FD4" wp14:editId="3C64A1A3">
                <wp:simplePos x="0" y="0"/>
                <wp:positionH relativeFrom="column">
                  <wp:posOffset>1424305</wp:posOffset>
                </wp:positionH>
                <wp:positionV relativeFrom="paragraph">
                  <wp:posOffset>69215</wp:posOffset>
                </wp:positionV>
                <wp:extent cx="1571625" cy="51435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143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B1B" w:rsidRPr="00735865" w:rsidRDefault="00735865">
                            <w:pPr>
                              <w:jc w:val="center"/>
                              <w:rPr>
                                <w:color w:val="FF0000"/>
                                <w:sz w:val="24"/>
                                <w:lang w:val="en-US"/>
                              </w:rPr>
                            </w:pPr>
                            <w:r w:rsidRPr="00735865">
                              <w:rPr>
                                <w:color w:val="FF0000"/>
                                <w:sz w:val="24"/>
                                <w:lang w:val="en-US"/>
                              </w:rPr>
                              <w:t>To knock on the door</w:t>
                            </w:r>
                          </w:p>
                          <w:p w:rsidR="00C33B1B" w:rsidRPr="00735865" w:rsidRDefault="00735865">
                            <w:pPr>
                              <w:jc w:val="center"/>
                              <w:rPr>
                                <w:color w:val="FF0000"/>
                                <w:sz w:val="24"/>
                                <w:lang w:val="en-US"/>
                              </w:rPr>
                            </w:pPr>
                            <w:r w:rsidRPr="00735865">
                              <w:rPr>
                                <w:color w:val="FF0000"/>
                                <w:sz w:val="24"/>
                                <w:lang w:val="en-US"/>
                              </w:rPr>
                              <w:t>N + 1 - &gt;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8" style="position:absolute;margin-left:112.15pt;margin-top:5.45pt;width:123.75pt;height:4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" fillcolor="#b8cce4 [1300]" strokecolor="#243f60 [1604]" strokeweight="2pt">
                <v:textbox>
                  <w:txbxContent>
                    <w:p w:rsidR="00C33B1B" w:rsidRPr="00735865" w:rsidRDefault="00735865">
                      <w:pPr>
                        <w:jc w:val="center"/>
                        <w:rPr>
                          <w:color w:val="FF0000"/>
                          <w:sz w:val="24"/>
                          <w:lang w:val="en-US"/>
                        </w:rPr>
                      </w:pPr>
                      <w:r w:rsidRPr="00735865">
                        <w:rPr>
                          <w:color w:val="FF0000"/>
                          <w:sz w:val="24"/>
                          <w:lang w:val="en-US"/>
                        </w:rPr>
                        <w:t>To knock on the door</w:t>
                      </w:r>
                    </w:p>
                    <w:p w:rsidR="00C33B1B" w:rsidRPr="00735865" w:rsidRDefault="00735865">
                      <w:pPr>
                        <w:jc w:val="center"/>
                        <w:rPr>
                          <w:color w:val="FF0000"/>
                          <w:sz w:val="24"/>
                          <w:lang w:val="en-US"/>
                        </w:rPr>
                      </w:pPr>
                      <w:r w:rsidRPr="00735865">
                        <w:rPr>
                          <w:color w:val="FF0000"/>
                          <w:sz w:val="24"/>
                          <w:lang w:val="en-US"/>
                        </w:rPr>
                        <w:t>N + 1 - &gt; 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99B7D6" wp14:editId="532E93D6">
                <wp:simplePos x="0" y="0"/>
                <wp:positionH relativeFrom="column">
                  <wp:posOffset>1638300</wp:posOffset>
                </wp:positionH>
                <wp:positionV relativeFrom="paragraph">
                  <wp:posOffset>1040130</wp:posOffset>
                </wp:positionV>
                <wp:extent cx="1238250" cy="48577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B1B" w:rsidRDefault="00735865">
                            <w:pPr>
                              <w:jc w:val="center"/>
                            </w:pPr>
                            <w:r>
                              <w:t xml:space="preserve">To </w:t>
                            </w:r>
                            <w:proofErr w:type="spellStart"/>
                            <w:r>
                              <w:t>wait</w:t>
                            </w:r>
                            <w:proofErr w:type="spellEnd"/>
                            <w:r>
                              <w:t xml:space="preserve"> 10 seconds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9" style="position:absolute;margin-left:129pt;margin-top:81.9pt;width:97.5pt;height:3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" fillcolor="#4f81bd [3204]" strokecolor="#243f60 [1604]" strokeweight="2pt">
                <v:textbox>
                  <w:txbxContent>
                    <w:p w:rsidR="00C33B1B" w:rsidRDefault="00735865">
                      <w:pPr>
                        <w:jc w:val="center"/>
                      </w:pPr>
                      <w:r>
                        <w:t>To wait 10 seconds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EA65C3" wp14:editId="074ECEB2">
                <wp:simplePos x="0" y="0"/>
                <wp:positionH relativeFrom="column">
                  <wp:posOffset>1276985</wp:posOffset>
                </wp:positionH>
                <wp:positionV relativeFrom="paragraph">
                  <wp:posOffset>1930400</wp:posOffset>
                </wp:positionV>
                <wp:extent cx="1885950" cy="1333500"/>
                <wp:effectExtent l="0" t="0" r="19050" b="19050"/>
                <wp:wrapNone/>
                <wp:docPr id="40" name="Losang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3335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B1B" w:rsidRDefault="00735865">
                            <w:pPr>
                              <w:jc w:val="center"/>
                            </w:pPr>
                            <w:proofErr w:type="spellStart"/>
                            <w:r>
                              <w:t>Answer</w:t>
                            </w:r>
                            <w:proofErr w:type="spellEnd"/>
                            <w:r>
                              <w:t xml:space="preserve"> = “ENTER”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e 40" o:spid="_x0000_s1030" type="#_x0000_t4" style="position:absolute;margin-left:100.55pt;margin-top:152pt;width:148.5pt;height:1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" fillcolor="#4f81bd [3204]" strokecolor="#243f60 [1604]" strokeweight="2pt">
                <v:textbox>
                  <w:txbxContent>
                    <w:p w:rsidR="00C33B1B" w:rsidRDefault="00735865">
                      <w:pPr>
                        <w:jc w:val="center"/>
                      </w:pPr>
                      <w:r>
                        <w:t>Answer = “ENTER”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5C48DE" wp14:editId="7064746A">
                <wp:simplePos x="0" y="0"/>
                <wp:positionH relativeFrom="column">
                  <wp:posOffset>1381125</wp:posOffset>
                </wp:positionH>
                <wp:positionV relativeFrom="paragraph">
                  <wp:posOffset>3668395</wp:posOffset>
                </wp:positionV>
                <wp:extent cx="1752600" cy="5905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B1B" w:rsidRDefault="007358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 xml:space="preserve">To </w:t>
                            </w:r>
                            <w:proofErr w:type="gramStart"/>
                            <w:r>
                              <w:rPr>
                                <w:color w:val="FF0000"/>
                                <w:sz w:val="24"/>
                              </w:rPr>
                              <w:t>enter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31" style="position:absolute;margin-left:108.75pt;margin-top:288.85pt;width:138pt;height:4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" fillcolor="#b8cce4 [1300]" strokecolor="#243f60 [1604]" strokeweight="2pt">
                <v:textbox>
                  <w:txbxContent>
                    <w:p w:rsidR="00C33B1B" w:rsidRDefault="00735865">
                      <w:pPr>
                        <w:jc w:val="center"/>
                        <w:rPr>
                          <w:color w:val="FF0000"/>
                          <w:sz w:val="24"/>
                        </w:rPr>
                      </w:pPr>
                      <w:r>
                        <w:rPr>
                          <w:color w:val="FF0000"/>
                          <w:sz w:val="24"/>
                        </w:rPr>
                        <w:t>To enter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D30BCE" wp14:editId="3378BD12">
                <wp:simplePos x="0" y="0"/>
                <wp:positionH relativeFrom="column">
                  <wp:posOffset>3938905</wp:posOffset>
                </wp:positionH>
                <wp:positionV relativeFrom="paragraph">
                  <wp:posOffset>3669665</wp:posOffset>
                </wp:positionV>
                <wp:extent cx="1419225" cy="59055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590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B1B" w:rsidRDefault="00735865">
                            <w:pPr>
                              <w:jc w:val="center"/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 xml:space="preserve">To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24"/>
                              </w:rPr>
                              <w:t>leave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32" style="position:absolute;margin-left:310.15pt;margin-top:288.95pt;width:111.75pt;height:4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" fillcolor="#b8cce4 [1300]" strokecolor="#243f60 [1604]" strokeweight="2pt">
                <v:textbox>
                  <w:txbxContent>
                    <w:p w:rsidR="00C33B1B" w:rsidRDefault="00735865">
                      <w:pPr>
                        <w:jc w:val="center"/>
                        <w:rPr>
                          <w:color w:val="FF0000"/>
                          <w:sz w:val="24"/>
                        </w:rPr>
                      </w:pPr>
                      <w:r>
                        <w:rPr>
                          <w:color w:val="FF0000"/>
                          <w:sz w:val="24"/>
                        </w:rPr>
                        <w:t>To leave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FA3035" wp14:editId="4E1844D5">
                <wp:simplePos x="0" y="0"/>
                <wp:positionH relativeFrom="column">
                  <wp:posOffset>3919855</wp:posOffset>
                </wp:positionH>
                <wp:positionV relativeFrom="paragraph">
                  <wp:posOffset>2117090</wp:posOffset>
                </wp:positionV>
                <wp:extent cx="1466850" cy="933450"/>
                <wp:effectExtent l="0" t="0" r="19050" b="19050"/>
                <wp:wrapNone/>
                <wp:docPr id="44" name="Losang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9334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B1B" w:rsidRDefault="00735865">
                            <w:pPr>
                              <w:jc w:val="center"/>
                            </w:pPr>
                            <w:r>
                              <w:t>N &gt;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osange 44" o:spid="_x0000_s1033" type="#_x0000_t4" style="position:absolute;margin-left:308.65pt;margin-top:166.7pt;width:115.5pt;height:7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" fillcolor="#4f81bd [3204]" strokecolor="#243f60 [1604]" strokeweight="2pt">
                <v:textbox>
                  <w:txbxContent>
                    <w:p w:rsidR="00C33B1B" w:rsidRDefault="00735865">
                      <w:pPr>
                        <w:jc w:val="center"/>
                      </w:pPr>
                      <w:r>
                        <w:t>N &gt;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158895" wp14:editId="19257082">
                <wp:simplePos x="0" y="0"/>
                <wp:positionH relativeFrom="column">
                  <wp:posOffset>1972310</wp:posOffset>
                </wp:positionH>
                <wp:positionV relativeFrom="paragraph">
                  <wp:posOffset>800100</wp:posOffset>
                </wp:positionV>
                <wp:extent cx="457200" cy="0"/>
                <wp:effectExtent l="38100" t="0" r="57150" b="57150"/>
                <wp:wrapNone/>
                <wp:docPr id="46" name="Connecteur en 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57200" cy="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en angle 46" o:spid="_x0000_s1026" type="#_x0000_t34" style="position:absolute;margin-left:155.3pt;margin-top:63pt;width:36pt;height:0;rotation:9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59DD6E" wp14:editId="2E909343">
                <wp:simplePos x="0" y="0"/>
                <wp:positionH relativeFrom="column">
                  <wp:posOffset>2214880</wp:posOffset>
                </wp:positionH>
                <wp:positionV relativeFrom="paragraph">
                  <wp:posOffset>1526540</wp:posOffset>
                </wp:positionV>
                <wp:extent cx="0" cy="400050"/>
                <wp:effectExtent l="95250" t="0" r="114300" b="57150"/>
                <wp:wrapNone/>
                <wp:docPr id="47" name="Connecteur en 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en angle 47" o:spid="_x0000_s1026" type="#_x0000_t34" style="position:absolute;margin-left:174.4pt;margin-top:120.2pt;width:0;height:3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6E440F" wp14:editId="5035E1AB">
                <wp:simplePos x="0" y="0"/>
                <wp:positionH relativeFrom="column">
                  <wp:posOffset>2224405</wp:posOffset>
                </wp:positionH>
                <wp:positionV relativeFrom="paragraph">
                  <wp:posOffset>3260090</wp:posOffset>
                </wp:positionV>
                <wp:extent cx="0" cy="400050"/>
                <wp:effectExtent l="95250" t="0" r="114300" b="57150"/>
                <wp:wrapNone/>
                <wp:docPr id="48" name="Connecteur en 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en angle 48" o:spid="_x0000_s1026" type="#_x0000_t34" style="position:absolute;margin-left:175.15pt;margin-top:256.7pt;width:0;height:31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1F3E74" wp14:editId="4FABC01B">
                <wp:simplePos x="0" y="0"/>
                <wp:positionH relativeFrom="column">
                  <wp:posOffset>3167380</wp:posOffset>
                </wp:positionH>
                <wp:positionV relativeFrom="paragraph">
                  <wp:posOffset>2593340</wp:posOffset>
                </wp:positionV>
                <wp:extent cx="752475" cy="0"/>
                <wp:effectExtent l="0" t="76200" r="28575" b="114300"/>
                <wp:wrapNone/>
                <wp:docPr id="50" name="Connecteur en 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en angle 50" o:spid="_x0000_s1026" type="#_x0000_t34" style="position:absolute;margin-left:249.4pt;margin-top:204.2pt;width:59.2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F5AF18" wp14:editId="0E4AD2AF">
                <wp:simplePos x="0" y="0"/>
                <wp:positionH relativeFrom="column">
                  <wp:posOffset>4349115</wp:posOffset>
                </wp:positionH>
                <wp:positionV relativeFrom="paragraph">
                  <wp:posOffset>3335020</wp:posOffset>
                </wp:positionV>
                <wp:extent cx="619125" cy="0"/>
                <wp:effectExtent l="42863" t="0" r="71437" b="71438"/>
                <wp:wrapNone/>
                <wp:docPr id="51" name="Connecteur en 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19125" cy="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en angle 51" o:spid="_x0000_s1026" type="#_x0000_t34" style="position:absolute;margin-left:342.45pt;margin-top:262.6pt;width:48.75pt;height:0;rotation: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81486E" wp14:editId="65C4A164">
                <wp:simplePos x="0" y="0"/>
                <wp:positionH relativeFrom="column">
                  <wp:posOffset>2243455</wp:posOffset>
                </wp:positionH>
                <wp:positionV relativeFrom="paragraph">
                  <wp:posOffset>3269615</wp:posOffset>
                </wp:positionV>
                <wp:extent cx="266700" cy="276225"/>
                <wp:effectExtent l="0" t="0" r="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3B1B" w:rsidRDefault="00735865">
                            <w: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" o:spid="_x0000_s1034" type="#_x0000_t202" style="position:absolute;margin-left:176.65pt;margin-top:257.45pt;width:21pt;height:21.7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" fillcolor="white [3201]" stroked="f" strokeweight=".5pt">
                <v:fill opacity="0"/>
                <v:textbox>
                  <w:txbxContent>
                    <w:p w:rsidR="00C33B1B" w:rsidRDefault="00735865">
                      <w: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7055B7" wp14:editId="479525E5">
                <wp:simplePos x="0" y="0"/>
                <wp:positionH relativeFrom="column">
                  <wp:posOffset>4657725</wp:posOffset>
                </wp:positionH>
                <wp:positionV relativeFrom="paragraph">
                  <wp:posOffset>3136265</wp:posOffset>
                </wp:positionV>
                <wp:extent cx="266700" cy="27622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3B1B" w:rsidRDefault="00735865">
                            <w: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3" o:spid="_x0000_s1035" type="#_x0000_t202" style="position:absolute;margin-left:366.75pt;margin-top:246.95pt;width:21pt;height:21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" fillcolor="white [3201]" stroked="f" strokeweight=".5pt">
                <v:fill opacity="0"/>
                <v:textbox>
                  <w:txbxContent>
                    <w:p w:rsidR="00C33B1B" w:rsidRDefault="00735865">
                      <w: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DBA8EB" wp14:editId="68EC1A55">
                <wp:simplePos x="0" y="0"/>
                <wp:positionH relativeFrom="column">
                  <wp:posOffset>3167380</wp:posOffset>
                </wp:positionH>
                <wp:positionV relativeFrom="paragraph">
                  <wp:posOffset>2412365</wp:posOffset>
                </wp:positionV>
                <wp:extent cx="266700" cy="276225"/>
                <wp:effectExtent l="0" t="0" r="0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3B1B" w:rsidRDefault="00735865">
                            <w:r>
                              <w:t>NR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" o:spid="_x0000_s1036" type="#_x0000_t202" style="position:absolute;margin-left:249.4pt;margin-top:189.95pt;width:21pt;height:21.7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" fillcolor="white [3201]" stroked="f" strokeweight=".5pt">
                <v:fill opacity="0"/>
                <v:textbox>
                  <w:txbxContent>
                    <w:p w:rsidR="00C33B1B" w:rsidRDefault="00735865">
                      <w:r>
                        <w:t>NR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BB1C59" wp14:editId="593B6AA2">
                <wp:simplePos x="0" y="0"/>
                <wp:positionH relativeFrom="column">
                  <wp:posOffset>4586605</wp:posOffset>
                </wp:positionH>
                <wp:positionV relativeFrom="paragraph">
                  <wp:posOffset>1926590</wp:posOffset>
                </wp:positionV>
                <wp:extent cx="266700" cy="276225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3B1B" w:rsidRDefault="00735865">
                            <w:r>
                              <w:t>NR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5" o:spid="_x0000_s1037" type="#_x0000_t202" style="position:absolute;margin-left:361.15pt;margin-top:151.7pt;width:21pt;height:21.7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" fillcolor="white [3201]" stroked="f" strokeweight=".5pt">
                <v:fill opacity="0"/>
                <v:textbox>
                  <w:txbxContent>
                    <w:p w:rsidR="00C33B1B" w:rsidRDefault="00735865">
                      <w:r>
                        <w:t>NR</w:t>
                      </w:r>
                    </w:p>
                  </w:txbxContent>
                </v:textbox>
              </v:shape>
            </w:pict>
          </mc:Fallback>
        </mc:AlternateContent>
      </w: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8637EA" w:rsidRDefault="008637EA" w:rsidP="000A160C">
      <w:pPr>
        <w:pStyle w:val="Corpsdetexte"/>
      </w:pPr>
    </w:p>
    <w:p w:rsidR="007C2546" w:rsidRDefault="007C2546" w:rsidP="000A160C">
      <w:pPr>
        <w:pStyle w:val="Corpsdetexte"/>
      </w:pPr>
    </w:p>
    <w:p w:rsidR="00C33B1B" w:rsidRDefault="00735865">
      <w:pPr>
        <w:pStyle w:val="Titre1"/>
      </w:pPr>
      <w:bookmarkStart w:id="33" w:name="_Toc381972467"/>
      <w:r>
        <w:t>BONDS</w:t>
      </w:r>
      <w:bookmarkEnd w:id="33"/>
    </w:p>
    <w:p w:rsidR="00C33B1B" w:rsidRDefault="00735865">
      <w:pPr>
        <w:pStyle w:val="Titre2"/>
      </w:pPr>
      <w:bookmarkStart w:id="34" w:name="_Toc381972468"/>
      <w:proofErr w:type="spellStart"/>
      <w:r>
        <w:t>Hyperlinks</w:t>
      </w:r>
      <w:bookmarkEnd w:id="34"/>
      <w:proofErr w:type="spellEnd"/>
    </w:p>
    <w:p w:rsidR="00D6546C" w:rsidRDefault="00D6546C">
      <w:pPr>
        <w:pStyle w:val="Corpsdetexte"/>
        <w:rPr>
          <w:rStyle w:val="Lienhypertexte"/>
          <w:lang w:val="en-US"/>
        </w:rPr>
      </w:pPr>
    </w:p>
    <w:p w:rsidR="00D6546C" w:rsidRDefault="00D6546C">
      <w:pPr>
        <w:pStyle w:val="Corpsdetexte"/>
        <w:rPr>
          <w:rStyle w:val="systrantokenword"/>
          <w:lang w:val="en-US"/>
        </w:rPr>
      </w:pPr>
      <w:r w:rsidRPr="00D6546C">
        <w:rPr>
          <w:rStyle w:val="systrantokenword"/>
          <w:shd w:val="clear" w:color="auto" w:fill="B9E7FD"/>
          <w:lang w:val="en-US"/>
        </w:rPr>
        <w:t>Paris</w:t>
      </w:r>
      <w:r w:rsidRPr="00D6546C">
        <w:rPr>
          <w:rStyle w:val="systranseg"/>
          <w:shd w:val="clear" w:color="auto" w:fill="E5F5FF"/>
          <w:lang w:val="en-US"/>
        </w:rPr>
        <w:t> </w:t>
      </w:r>
      <w:r w:rsidRPr="00D6546C">
        <w:rPr>
          <w:rStyle w:val="systrantokenword"/>
          <w:shd w:val="clear" w:color="auto" w:fill="E5F5FF"/>
          <w:lang w:val="en-US"/>
        </w:rPr>
        <w:t>is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the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most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populated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commune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and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="00A62C1F">
        <w:fldChar w:fldCharType="begin"/>
      </w:r>
      <w:r w:rsidR="00A62C1F" w:rsidRPr="007B33E6">
        <w:rPr>
          <w:lang w:val="en-US"/>
          <w:rPrChange w:id="35" w:author="RICHARDOT Marie Christine" w:date="2014-03-07T16:36:00Z">
            <w:rPr/>
          </w:rPrChange>
        </w:rPr>
        <w:instrText xml:space="preserve"> HYPERLINK "http://fr.wikipedia.org/wiki/Capitale_de_la_France" </w:instrText>
      </w:r>
      <w:r w:rsidR="00A62C1F">
        <w:fldChar w:fldCharType="separate"/>
      </w:r>
      <w:r w:rsidRPr="00D6546C">
        <w:rPr>
          <w:rStyle w:val="Lienhypertexte"/>
          <w:shd w:val="clear" w:color="auto" w:fill="E5F5FF"/>
          <w:lang w:val="en-US"/>
        </w:rPr>
        <w:t>the capital of France</w:t>
      </w:r>
      <w:r w:rsidR="00A62C1F">
        <w:rPr>
          <w:rStyle w:val="Lienhypertexte"/>
          <w:shd w:val="clear" w:color="auto" w:fill="E5F5FF"/>
          <w:lang w:val="en-US"/>
        </w:rPr>
        <w:fldChar w:fldCharType="end"/>
      </w:r>
      <w:r w:rsidRPr="00D6546C">
        <w:rPr>
          <w:rStyle w:val="systrantokenpunctuation"/>
          <w:shd w:val="clear" w:color="auto" w:fill="E5F5FF"/>
          <w:lang w:val="en-US"/>
        </w:rPr>
        <w:t>,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the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="00A62C1F">
        <w:fldChar w:fldCharType="begin"/>
      </w:r>
      <w:r w:rsidR="00A62C1F" w:rsidRPr="007B33E6">
        <w:rPr>
          <w:lang w:val="en-US"/>
          <w:rPrChange w:id="36" w:author="RICHARDOT Marie Christine" w:date="2014-03-07T16:36:00Z">
            <w:rPr/>
          </w:rPrChange>
        </w:rPr>
        <w:instrText xml:space="preserve"> HYPERLINK "http://fr.wikipedia.org/wiki/Chef-lieu" </w:instrText>
      </w:r>
      <w:r w:rsidR="00A62C1F">
        <w:fldChar w:fldCharType="separate"/>
      </w:r>
      <w:r w:rsidRPr="00D6546C">
        <w:rPr>
          <w:rStyle w:val="Lienhypertexte"/>
          <w:shd w:val="clear" w:color="auto" w:fill="E5F5FF"/>
          <w:lang w:val="en-US"/>
        </w:rPr>
        <w:t>chief town</w:t>
      </w:r>
      <w:r w:rsidR="00A62C1F">
        <w:rPr>
          <w:rStyle w:val="Lienhypertexte"/>
          <w:shd w:val="clear" w:color="auto" w:fill="E5F5FF"/>
          <w:lang w:val="en-US"/>
        </w:rPr>
        <w:fldChar w:fldCharType="end"/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of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the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="00A62C1F">
        <w:fldChar w:fldCharType="begin"/>
      </w:r>
      <w:r w:rsidR="00A62C1F" w:rsidRPr="007B33E6">
        <w:rPr>
          <w:lang w:val="en-US"/>
          <w:rPrChange w:id="37" w:author="RICHARDOT Marie Christine" w:date="2014-03-07T16:36:00Z">
            <w:rPr/>
          </w:rPrChange>
        </w:rPr>
        <w:instrText xml:space="preserve"> HYPERLINK "http://fr.wikipedia.org/wiki/%C3%8Ele-de-France" </w:instrText>
      </w:r>
      <w:r w:rsidR="00A62C1F">
        <w:fldChar w:fldCharType="separate"/>
      </w:r>
      <w:r w:rsidRPr="00D6546C">
        <w:rPr>
          <w:rStyle w:val="Lienhypertexte"/>
          <w:shd w:val="clear" w:color="auto" w:fill="E5F5FF"/>
          <w:lang w:val="en-US"/>
        </w:rPr>
        <w:t>Île-de-France</w:t>
      </w:r>
      <w:r w:rsidR="00A62C1F">
        <w:rPr>
          <w:rStyle w:val="Lienhypertexte"/>
          <w:shd w:val="clear" w:color="auto" w:fill="E5F5FF"/>
          <w:lang w:val="en-US"/>
        </w:rPr>
        <w:fldChar w:fldCharType="end"/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area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and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the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single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commune</w:t>
      </w:r>
      <w:r w:rsidRPr="00D6546C">
        <w:rPr>
          <w:rStyle w:val="systrantokenpunctuation"/>
          <w:shd w:val="clear" w:color="auto" w:fill="E5F5FF"/>
          <w:lang w:val="en-US"/>
        </w:rPr>
        <w:t>-</w:t>
      </w:r>
      <w:r w:rsidRPr="00D6546C">
        <w:rPr>
          <w:rStyle w:val="systrantokenword"/>
          <w:shd w:val="clear" w:color="auto" w:fill="E5F5FF"/>
          <w:lang w:val="en-US"/>
        </w:rPr>
        <w:t>department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of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the</w:t>
      </w:r>
      <w:r w:rsidRPr="00D6546C">
        <w:rPr>
          <w:rStyle w:val="systranseg"/>
          <w:shd w:val="clear" w:color="auto" w:fill="E5F5FF"/>
          <w:lang w:val="en-US"/>
        </w:rPr>
        <w:t xml:space="preserve"> </w:t>
      </w:r>
      <w:r w:rsidRPr="00D6546C">
        <w:rPr>
          <w:rStyle w:val="systrantokenword"/>
          <w:shd w:val="clear" w:color="auto" w:fill="E5F5FF"/>
          <w:lang w:val="en-US"/>
        </w:rPr>
        <w:t>country</w:t>
      </w:r>
      <w:r w:rsidRPr="00D6546C">
        <w:rPr>
          <w:rStyle w:val="systrantokenpunctuation"/>
          <w:shd w:val="clear" w:color="auto" w:fill="E5F5FF"/>
          <w:lang w:val="en-US"/>
        </w:rPr>
        <w:t>.</w:t>
      </w:r>
      <w:r w:rsidRPr="00D6546C">
        <w:rPr>
          <w:lang w:val="en-US"/>
        </w:rPr>
        <w:t xml:space="preserve"> </w:t>
      </w:r>
      <w:r w:rsidRPr="00D6546C">
        <w:rPr>
          <w:rStyle w:val="systrantokenword"/>
          <w:lang w:val="en-US"/>
        </w:rPr>
        <w:t>It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is located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at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the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center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of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the</w:t>
      </w:r>
      <w:r w:rsidRPr="00D6546C">
        <w:rPr>
          <w:rStyle w:val="systranseg"/>
          <w:lang w:val="en-US"/>
        </w:rPr>
        <w:t xml:space="preserve"> </w:t>
      </w:r>
      <w:r w:rsidR="00A62C1F">
        <w:fldChar w:fldCharType="begin"/>
      </w:r>
      <w:r w:rsidR="00A62C1F" w:rsidRPr="007B33E6">
        <w:rPr>
          <w:lang w:val="en-US"/>
          <w:rPrChange w:id="38" w:author="RICHARDOT Marie Christine" w:date="2014-03-07T16:36:00Z">
            <w:rPr/>
          </w:rPrChange>
        </w:rPr>
        <w:instrText xml:space="preserve"> HYPERLINK "http://fr.wikipedia.org/wiki/Bassin_parisien" </w:instrText>
      </w:r>
      <w:r w:rsidR="00A62C1F">
        <w:fldChar w:fldCharType="separate"/>
      </w:r>
      <w:r w:rsidRPr="00D6546C">
        <w:rPr>
          <w:rStyle w:val="Lienhypertexte"/>
          <w:lang w:val="en-US"/>
        </w:rPr>
        <w:t>Paris basin</w:t>
      </w:r>
      <w:r w:rsidR="00A62C1F">
        <w:rPr>
          <w:rStyle w:val="Lienhypertexte"/>
          <w:lang w:val="en-US"/>
        </w:rPr>
        <w:fldChar w:fldCharType="end"/>
      </w:r>
      <w:r w:rsidRPr="00D6546C">
        <w:rPr>
          <w:rStyle w:val="systrantokenpunctuation"/>
          <w:lang w:val="en-US"/>
        </w:rPr>
        <w:t>,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on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a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loop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of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the</w:t>
      </w:r>
      <w:r w:rsidRPr="00D6546C">
        <w:rPr>
          <w:rStyle w:val="systranseg"/>
          <w:lang w:val="en-US"/>
        </w:rPr>
        <w:t xml:space="preserve"> </w:t>
      </w:r>
      <w:r w:rsidR="00A62C1F">
        <w:fldChar w:fldCharType="begin"/>
      </w:r>
      <w:r w:rsidR="00A62C1F" w:rsidRPr="007B33E6">
        <w:rPr>
          <w:lang w:val="en-US"/>
          <w:rPrChange w:id="39" w:author="RICHARDOT Marie Christine" w:date="2014-03-07T16:36:00Z">
            <w:rPr/>
          </w:rPrChange>
        </w:rPr>
        <w:instrText xml:space="preserve"> HYPERLINK "http://fr.wikipedia.org/wiki/Seine" </w:instrText>
      </w:r>
      <w:r w:rsidR="00A62C1F">
        <w:fldChar w:fldCharType="separate"/>
      </w:r>
      <w:r w:rsidRPr="00D6546C">
        <w:rPr>
          <w:rStyle w:val="Lienhypertexte"/>
          <w:lang w:val="en-US"/>
        </w:rPr>
        <w:t>Seine</w:t>
      </w:r>
      <w:r w:rsidR="00A62C1F">
        <w:rPr>
          <w:rStyle w:val="Lienhypertexte"/>
          <w:lang w:val="en-US"/>
        </w:rPr>
        <w:fldChar w:fldCharType="end"/>
      </w:r>
      <w:r w:rsidRPr="00D6546C">
        <w:rPr>
          <w:rStyle w:val="systrantokenpunctuation"/>
          <w:lang w:val="en-US"/>
        </w:rPr>
        <w:t>,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between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the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confluences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of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this one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with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the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Marne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and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Oise</w:t>
      </w:r>
      <w:r w:rsidRPr="00D6546C">
        <w:rPr>
          <w:rStyle w:val="systrantokenpunctuation"/>
          <w:lang w:val="en-US"/>
        </w:rPr>
        <w:t>.</w:t>
      </w:r>
      <w:r w:rsidRPr="00D6546C">
        <w:rPr>
          <w:lang w:val="en-US"/>
        </w:rPr>
        <w:t xml:space="preserve"> </w:t>
      </w:r>
      <w:r w:rsidRPr="00D6546C">
        <w:rPr>
          <w:rStyle w:val="systrantokenword"/>
          <w:lang w:val="en-US"/>
        </w:rPr>
        <w:t>Its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inhabitants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are called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the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Parisians</w:t>
      </w:r>
      <w:r w:rsidRPr="00D6546C">
        <w:rPr>
          <w:rStyle w:val="systrantokenpunctuation"/>
          <w:lang w:val="en-US"/>
        </w:rPr>
        <w:t>.</w:t>
      </w:r>
      <w:r w:rsidRPr="00D6546C">
        <w:rPr>
          <w:lang w:val="en-US"/>
        </w:rPr>
        <w:t xml:space="preserve"> </w:t>
      </w:r>
      <w:r w:rsidRPr="00D6546C">
        <w:rPr>
          <w:rStyle w:val="systrantokenword"/>
          <w:lang w:val="en-US"/>
        </w:rPr>
        <w:t>The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city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is divided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into</w:t>
      </w:r>
      <w:r w:rsidRPr="00D6546C">
        <w:rPr>
          <w:rStyle w:val="systranseg"/>
          <w:lang w:val="en-US"/>
        </w:rPr>
        <w:t xml:space="preserve"> </w:t>
      </w:r>
      <w:r w:rsidRPr="00D6546C">
        <w:rPr>
          <w:rStyle w:val="systrantokenword"/>
          <w:lang w:val="en-US"/>
        </w:rPr>
        <w:t>twenty</w:t>
      </w:r>
      <w:r w:rsidRPr="00D6546C">
        <w:rPr>
          <w:rStyle w:val="systranseg"/>
          <w:lang w:val="en-US"/>
        </w:rPr>
        <w:t xml:space="preserve"> </w:t>
      </w:r>
      <w:proofErr w:type="gramStart"/>
      <w:r w:rsidRPr="00D6546C">
        <w:rPr>
          <w:rStyle w:val="systrantokenword"/>
          <w:lang w:val="en-US"/>
        </w:rPr>
        <w:t>district</w:t>
      </w:r>
      <w:proofErr w:type="gramEnd"/>
    </w:p>
    <w:p w:rsidR="00D6546C" w:rsidRDefault="00D6546C">
      <w:pPr>
        <w:pStyle w:val="Corpsdetexte"/>
        <w:rPr>
          <w:rStyle w:val="systrantokenword"/>
          <w:lang w:val="en-US"/>
        </w:rPr>
      </w:pPr>
    </w:p>
    <w:p w:rsidR="00D6546C" w:rsidRPr="00480ED0" w:rsidRDefault="00D6546C">
      <w:pPr>
        <w:pStyle w:val="Corpsdetexte"/>
        <w:rPr>
          <w:lang w:val="en-US"/>
        </w:rPr>
      </w:pPr>
    </w:p>
    <w:p w:rsidR="007C2546" w:rsidRPr="00480ED0" w:rsidRDefault="007C2546" w:rsidP="000A160C">
      <w:pPr>
        <w:pStyle w:val="Corpsdetexte"/>
        <w:rPr>
          <w:lang w:val="en-US"/>
        </w:rPr>
      </w:pPr>
    </w:p>
    <w:p w:rsidR="00C33B1B" w:rsidRDefault="00735865">
      <w:pPr>
        <w:pStyle w:val="Titre2"/>
      </w:pPr>
      <w:bookmarkStart w:id="40" w:name="_Toc381972469"/>
      <w:proofErr w:type="spellStart"/>
      <w:r>
        <w:lastRenderedPageBreak/>
        <w:t>References</w:t>
      </w:r>
      <w:bookmarkEnd w:id="40"/>
      <w:proofErr w:type="spellEnd"/>
    </w:p>
    <w:p w:rsidR="00C33B1B" w:rsidRDefault="00735865">
      <w:pPr>
        <w:pStyle w:val="Corpsdetexte"/>
        <w:rPr>
          <w:lang w:val="en-US"/>
        </w:rPr>
      </w:pPr>
      <w:r w:rsidRPr="00735865">
        <w:rPr>
          <w:lang w:val="en-US"/>
        </w:rPr>
        <w:t>According to the census of INSEE</w:t>
      </w:r>
      <w:r>
        <w:rPr>
          <w:rStyle w:val="Appelnotedebasdep"/>
        </w:rPr>
        <w:footnoteReference w:id="1"/>
      </w:r>
      <w:r w:rsidRPr="00735865">
        <w:rPr>
          <w:lang w:val="en-US"/>
        </w:rPr>
        <w:t xml:space="preserve">, the commune of Paris counted at January 1st, 2010 more than </w:t>
      </w:r>
      <w:r w:rsidRPr="00735865">
        <w:rPr>
          <w:rStyle w:val="nowrap1"/>
          <w:lang w:val="en-US"/>
        </w:rPr>
        <w:t>2</w:t>
      </w:r>
      <w:proofErr w:type="gramStart"/>
      <w:r w:rsidRPr="00735865">
        <w:rPr>
          <w:rStyle w:val="nowrap1"/>
          <w:lang w:val="en-US"/>
        </w:rPr>
        <w:t>,2</w:t>
      </w:r>
      <w:proofErr w:type="gramEnd"/>
      <w:r w:rsidRPr="00735865">
        <w:rPr>
          <w:rStyle w:val="nowrap1"/>
          <w:lang w:val="en-US"/>
        </w:rPr>
        <w:t xml:space="preserve"> million </w:t>
      </w:r>
      <w:r w:rsidRPr="00735865">
        <w:rPr>
          <w:lang w:val="en-US"/>
        </w:rPr>
        <w:t>inhabitants.</w:t>
      </w:r>
    </w:p>
    <w:p w:rsidR="00D6546C" w:rsidRPr="00735865" w:rsidRDefault="00D6546C">
      <w:pPr>
        <w:pStyle w:val="Corpsdetexte"/>
        <w:rPr>
          <w:lang w:val="en-US"/>
        </w:rPr>
      </w:pPr>
    </w:p>
    <w:p w:rsidR="00C33B1B" w:rsidRDefault="00735865">
      <w:pPr>
        <w:pStyle w:val="Titre1"/>
      </w:pPr>
      <w:bookmarkStart w:id="41" w:name="_Toc381972470"/>
      <w:r>
        <w:t>REVISIONS</w:t>
      </w:r>
      <w:bookmarkEnd w:id="41"/>
    </w:p>
    <w:p w:rsidR="00C33B1B" w:rsidRDefault="00735865">
      <w:pPr>
        <w:pStyle w:val="Titre2"/>
      </w:pPr>
      <w:bookmarkStart w:id="42" w:name="_Toc381972471"/>
      <w:proofErr w:type="spellStart"/>
      <w:r>
        <w:t>Comments</w:t>
      </w:r>
      <w:bookmarkEnd w:id="42"/>
      <w:proofErr w:type="spellEnd"/>
    </w:p>
    <w:p w:rsidR="00C33B1B" w:rsidRPr="00480ED0" w:rsidRDefault="00735865" w:rsidP="00480ED0">
      <w:pPr>
        <w:pStyle w:val="Corpsdetexte"/>
        <w:rPr>
          <w:lang w:val="en-US"/>
        </w:rPr>
      </w:pPr>
      <w:r w:rsidRPr="00735865">
        <w:rPr>
          <w:lang w:val="en-US"/>
        </w:rPr>
        <w:t xml:space="preserve">Several reliefs made up of </w:t>
      </w:r>
      <w:proofErr w:type="spellStart"/>
      <w:r w:rsidRPr="00735865">
        <w:rPr>
          <w:lang w:val="en-US"/>
        </w:rPr>
        <w:t>gypseous</w:t>
      </w:r>
      <w:proofErr w:type="spellEnd"/>
      <w:r w:rsidRPr="00735865">
        <w:rPr>
          <w:lang w:val="en-US"/>
        </w:rPr>
        <w:t xml:space="preserve"> flat-topped outliers form small hills: on the Right Bank Montmartre (</w:t>
      </w:r>
      <w:r w:rsidRPr="00735865">
        <w:rPr>
          <w:rStyle w:val="nowrap1"/>
          <w:lang w:val="en-US"/>
        </w:rPr>
        <w:t>131 m</w:t>
      </w:r>
      <w:r w:rsidRPr="00735865">
        <w:rPr>
          <w:lang w:val="en-US"/>
        </w:rPr>
        <w:t>), Belleville (</w:t>
      </w:r>
      <w:r w:rsidRPr="00735865">
        <w:rPr>
          <w:rStyle w:val="nowrap1"/>
          <w:lang w:val="en-US"/>
        </w:rPr>
        <w:t>128,5 m</w:t>
      </w:r>
      <w:r w:rsidRPr="00735865">
        <w:rPr>
          <w:lang w:val="en-US"/>
        </w:rPr>
        <w:t xml:space="preserve">), </w:t>
      </w:r>
      <w:proofErr w:type="spellStart"/>
      <w:r w:rsidRPr="00735865">
        <w:rPr>
          <w:lang w:val="en-US"/>
        </w:rPr>
        <w:t>Ménilmontant</w:t>
      </w:r>
      <w:proofErr w:type="spellEnd"/>
      <w:r w:rsidRPr="00735865">
        <w:rPr>
          <w:lang w:val="en-US"/>
        </w:rPr>
        <w:t xml:space="preserve"> (</w:t>
      </w:r>
      <w:r w:rsidRPr="00735865">
        <w:rPr>
          <w:rStyle w:val="nowrap1"/>
          <w:lang w:val="en-US"/>
        </w:rPr>
        <w:t>108 m</w:t>
      </w:r>
      <w:r w:rsidRPr="00735865">
        <w:rPr>
          <w:lang w:val="en-US"/>
        </w:rPr>
        <w:t>), Hillock-Chaumont (</w:t>
      </w:r>
      <w:r w:rsidRPr="00735865">
        <w:rPr>
          <w:rStyle w:val="nowrap1"/>
          <w:lang w:val="en-US"/>
        </w:rPr>
        <w:t>103 m</w:t>
      </w:r>
      <w:r w:rsidRPr="00735865">
        <w:rPr>
          <w:lang w:val="en-US"/>
        </w:rPr>
        <w:t>), Passy (</w:t>
      </w:r>
      <w:r w:rsidRPr="00735865">
        <w:rPr>
          <w:rStyle w:val="nowrap1"/>
          <w:lang w:val="en-US"/>
        </w:rPr>
        <w:t>71 m</w:t>
      </w:r>
      <w:r w:rsidRPr="00735865">
        <w:rPr>
          <w:lang w:val="en-US"/>
        </w:rPr>
        <w:t xml:space="preserve">) and </w:t>
      </w:r>
      <w:proofErr w:type="spellStart"/>
      <w:r w:rsidRPr="00735865">
        <w:rPr>
          <w:lang w:val="en-US"/>
        </w:rPr>
        <w:t>Chaillot</w:t>
      </w:r>
      <w:proofErr w:type="spellEnd"/>
      <w:r w:rsidRPr="00735865">
        <w:rPr>
          <w:lang w:val="en-US"/>
        </w:rPr>
        <w:t xml:space="preserve"> (</w:t>
      </w:r>
      <w:r w:rsidRPr="00735865">
        <w:rPr>
          <w:rStyle w:val="nowrap1"/>
          <w:lang w:val="en-US"/>
        </w:rPr>
        <w:t>67 m</w:t>
      </w:r>
      <w:r w:rsidRPr="00735865">
        <w:rPr>
          <w:lang w:val="en-US"/>
        </w:rPr>
        <w:t>); on the left bank Montparnasse (</w:t>
      </w:r>
      <w:r w:rsidRPr="00735865">
        <w:rPr>
          <w:rStyle w:val="nowrap1"/>
          <w:lang w:val="en-US"/>
        </w:rPr>
        <w:t>66 m</w:t>
      </w:r>
      <w:r w:rsidRPr="00735865">
        <w:rPr>
          <w:lang w:val="en-US"/>
        </w:rPr>
        <w:t>), the Ridge-with-Quails (</w:t>
      </w:r>
      <w:r w:rsidRPr="00735865">
        <w:rPr>
          <w:rStyle w:val="nowrap1"/>
          <w:lang w:val="en-US"/>
        </w:rPr>
        <w:t>65m</w:t>
      </w:r>
      <w:r>
        <w:rPr>
          <w:rStyle w:val="Marquedecommentaire"/>
        </w:rPr>
        <w:commentReference w:id="43"/>
      </w:r>
      <w:r w:rsidRPr="00735865">
        <w:rPr>
          <w:lang w:val="en-US"/>
        </w:rPr>
        <w:t>) and the Mountain Holy-Genevieve (</w:t>
      </w:r>
      <w:r w:rsidRPr="00735865">
        <w:rPr>
          <w:rStyle w:val="nowrap1"/>
          <w:lang w:val="en-US"/>
        </w:rPr>
        <w:t xml:space="preserve">61 </w:t>
      </w:r>
      <w:commentRangeStart w:id="44"/>
      <w:r w:rsidRPr="00735865">
        <w:rPr>
          <w:rStyle w:val="nowrap1"/>
          <w:lang w:val="en-US"/>
        </w:rPr>
        <w:t>m</w:t>
      </w:r>
      <w:commentRangeEnd w:id="44"/>
      <w:r w:rsidR="00480ED0">
        <w:rPr>
          <w:rStyle w:val="Marquedecommentaire"/>
        </w:rPr>
        <w:commentReference w:id="44"/>
      </w:r>
      <w:r w:rsidRPr="00735865">
        <w:rPr>
          <w:lang w:val="en-US"/>
        </w:rPr>
        <w:t xml:space="preserve">). </w:t>
      </w:r>
    </w:p>
    <w:p w:rsidR="000A160C" w:rsidRPr="00480ED0" w:rsidRDefault="000A160C" w:rsidP="00E0226F">
      <w:pPr>
        <w:tabs>
          <w:tab w:val="left" w:pos="1215"/>
        </w:tabs>
        <w:rPr>
          <w:lang w:val="en-US"/>
        </w:rPr>
      </w:pPr>
    </w:p>
    <w:p w:rsidR="0050590F" w:rsidRPr="00480ED0" w:rsidRDefault="0050590F" w:rsidP="00E0226F">
      <w:pPr>
        <w:tabs>
          <w:tab w:val="left" w:pos="1215"/>
        </w:tabs>
        <w:rPr>
          <w:lang w:val="en-US"/>
        </w:rPr>
      </w:pPr>
    </w:p>
    <w:p w:rsidR="00C33B1B" w:rsidRDefault="00735865">
      <w:pPr>
        <w:pStyle w:val="Titre2"/>
      </w:pPr>
      <w:bookmarkStart w:id="45" w:name="_Toc381972472"/>
      <w:r>
        <w:t>Modifications</w:t>
      </w:r>
      <w:bookmarkEnd w:id="45"/>
    </w:p>
    <w:p w:rsidR="00C33B1B" w:rsidRPr="00D609F9" w:rsidRDefault="00735865">
      <w:pPr>
        <w:pStyle w:val="Corpsdetexte"/>
        <w:rPr>
          <w:lang w:val="en-US"/>
          <w:rPrChange w:id="46" w:author="RICHARDOT Marie Christine" w:date="2014-03-07T16:37:00Z">
            <w:rPr/>
          </w:rPrChange>
        </w:rPr>
      </w:pPr>
      <w:r w:rsidRPr="00735865">
        <w:rPr>
          <w:lang w:val="en-US"/>
        </w:rPr>
        <w:t xml:space="preserve">The </w:t>
      </w:r>
      <w:r w:rsidR="00D609F9" w:rsidRPr="00D609F9">
        <w:rPr>
          <w:b/>
          <w:bCs/>
          <w:lang w:val="en-US"/>
          <w:rPrChange w:id="47" w:author="RICHARDOT Marie Christine" w:date="2014-03-07T16:37:00Z">
            <w:rPr>
              <w:lang w:val="en-US"/>
            </w:rPr>
          </w:rPrChange>
        </w:rPr>
        <w:t>SEINE</w:t>
      </w:r>
      <w:r w:rsidRPr="00735865">
        <w:rPr>
          <w:lang w:val="en-US"/>
        </w:rPr>
        <w:t xml:space="preserve"> crosses the </w:t>
      </w:r>
      <w:ins w:id="48" w:author="RICHARDOT Marie Christine" w:date="2014-03-07T16:37:00Z">
        <w:r w:rsidR="00D609F9">
          <w:rPr>
            <w:lang w:val="en-US"/>
          </w:rPr>
          <w:t>capital</w:t>
        </w:r>
      </w:ins>
      <w:bookmarkStart w:id="49" w:name="_GoBack"/>
      <w:bookmarkEnd w:id="49"/>
      <w:del w:id="50" w:author="RICHARDOT Marie Christine" w:date="2014-03-07T16:37:00Z">
        <w:r w:rsidRPr="00735865" w:rsidDel="00D609F9">
          <w:rPr>
            <w:lang w:val="en-US"/>
          </w:rPr>
          <w:delText>city</w:delText>
        </w:r>
      </w:del>
      <w:r w:rsidRPr="00735865">
        <w:rPr>
          <w:lang w:val="en-US"/>
        </w:rPr>
        <w:t xml:space="preserve"> by forming an arc of a circle, entering there by south-east to leave there to south-west. </w:t>
      </w:r>
      <w:r w:rsidRPr="00D609F9">
        <w:rPr>
          <w:lang w:val="en-US"/>
          <w:rPrChange w:id="51" w:author="RICHARDOT Marie Christine" w:date="2014-03-07T16:37:00Z">
            <w:rPr/>
          </w:rPrChange>
        </w:rPr>
        <w:t xml:space="preserve">More than thirty bridges allow </w:t>
      </w:r>
      <w:proofErr w:type="gramStart"/>
      <w:r w:rsidRPr="00D609F9">
        <w:rPr>
          <w:lang w:val="en-US"/>
          <w:rPrChange w:id="52" w:author="RICHARDOT Marie Christine" w:date="2014-03-07T16:37:00Z">
            <w:rPr/>
          </w:rPrChange>
        </w:rPr>
        <w:t>to cross</w:t>
      </w:r>
      <w:proofErr w:type="gramEnd"/>
      <w:r w:rsidRPr="00D609F9">
        <w:rPr>
          <w:lang w:val="en-US"/>
          <w:rPrChange w:id="53" w:author="RICHARDOT Marie Christine" w:date="2014-03-07T16:37:00Z">
            <w:rPr/>
          </w:rPrChange>
        </w:rPr>
        <w:t xml:space="preserve"> the river.</w:t>
      </w:r>
    </w:p>
    <w:sectPr w:rsidR="00C33B1B" w:rsidRPr="00D609F9" w:rsidSect="00B47EEE">
      <w:type w:val="continuous"/>
      <w:pgSz w:w="11906" w:h="16838"/>
      <w:pgMar w:top="1417" w:right="1417" w:bottom="1417" w:left="1417" w:header="708" w:footer="873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3" w:author="RICHARDOT Marie Christine" w:date="2014-03-07T11:05:00Z" w:initials="RMC">
    <w:p w:rsidR="00C33B1B" w:rsidRPr="00735865" w:rsidRDefault="00735865">
      <w:pPr>
        <w:pStyle w:val="Commentaire"/>
        <w:rPr>
          <w:lang w:val="en-US"/>
        </w:rPr>
      </w:pPr>
      <w:r w:rsidRPr="00735865">
        <w:rPr>
          <w:lang w:val="en-US"/>
        </w:rPr>
        <w:t>63m</w:t>
      </w:r>
    </w:p>
  </w:comment>
  <w:comment w:id="44" w:author="RICHARDOT Marie Christine" w:date="2014-03-07T16:15:00Z" w:initials="RMC">
    <w:p w:rsidR="00480ED0" w:rsidRPr="00480ED0" w:rsidRDefault="00480ED0">
      <w:pPr>
        <w:pStyle w:val="Commentaire"/>
        <w:rPr>
          <w:lang w:val="en-US"/>
        </w:rPr>
      </w:pPr>
      <w:r>
        <w:rPr>
          <w:rStyle w:val="Marquedecommentaire"/>
        </w:rPr>
        <w:annotationRef/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B9E7FD"/>
          <w:lang w:val="en-US"/>
        </w:rPr>
        <w:t>Intramural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Paris</w:t>
      </w:r>
      <w:r w:rsidRPr="00480ED0">
        <w:rPr>
          <w:rStyle w:val="systrantokenpunctuation"/>
          <w:rFonts w:ascii="Verdana" w:hAnsi="Verdana"/>
          <w:sz w:val="15"/>
          <w:szCs w:val="15"/>
          <w:shd w:val="clear" w:color="auto" w:fill="E5F5FF"/>
          <w:lang w:val="en-US"/>
        </w:rPr>
        <w:t>,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delimited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in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fact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entity"/>
          <w:rFonts w:ascii="Verdana" w:hAnsi="Verdana"/>
          <w:sz w:val="15"/>
          <w:szCs w:val="15"/>
          <w:shd w:val="clear" w:color="auto" w:fill="E5F5FF"/>
          <w:lang w:val="en-US"/>
        </w:rPr>
        <w:t>in 1844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by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the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enclosure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of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Thiers</w:t>
      </w:r>
      <w:r w:rsidRPr="00480ED0">
        <w:rPr>
          <w:rStyle w:val="systrantokenpunctuation"/>
          <w:rFonts w:ascii="Verdana" w:hAnsi="Verdana"/>
          <w:sz w:val="15"/>
          <w:szCs w:val="15"/>
          <w:shd w:val="clear" w:color="auto" w:fill="E5F5FF"/>
          <w:lang w:val="en-US"/>
        </w:rPr>
        <w:t>,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then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administratively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entity"/>
          <w:rFonts w:ascii="Verdana" w:hAnsi="Verdana"/>
          <w:sz w:val="15"/>
          <w:szCs w:val="15"/>
          <w:shd w:val="clear" w:color="auto" w:fill="E5F5FF"/>
          <w:lang w:val="en-US"/>
        </w:rPr>
        <w:t>in 1860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by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the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annexation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of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communes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or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their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districts</w:t>
      </w:r>
      <w:r w:rsidRPr="00480ED0">
        <w:rPr>
          <w:rStyle w:val="systrantokenpunctuation"/>
          <w:rFonts w:ascii="Verdana" w:hAnsi="Verdana"/>
          <w:sz w:val="15"/>
          <w:szCs w:val="15"/>
          <w:shd w:val="clear" w:color="auto" w:fill="E5F5FF"/>
          <w:lang w:val="en-US"/>
        </w:rPr>
        <w:t>,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is separated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today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from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its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communes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bordering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by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an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artificial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border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punctuation"/>
          <w:rFonts w:ascii="Verdana" w:hAnsi="Verdana"/>
          <w:sz w:val="15"/>
          <w:szCs w:val="15"/>
          <w:shd w:val="clear" w:color="auto" w:fill="E5F5FF"/>
          <w:lang w:val="en-US"/>
        </w:rPr>
        <w:t>[</w:t>
      </w:r>
      <w:r w:rsidRPr="00480ED0">
        <w:rPr>
          <w:rStyle w:val="systrantokennumeric"/>
          <w:rFonts w:ascii="Verdana" w:hAnsi="Verdana"/>
          <w:sz w:val="15"/>
          <w:szCs w:val="15"/>
          <w:shd w:val="clear" w:color="auto" w:fill="E5F5FF"/>
          <w:lang w:val="en-US"/>
        </w:rPr>
        <w:t>4</w:t>
      </w:r>
      <w:r w:rsidRPr="00480ED0">
        <w:rPr>
          <w:rStyle w:val="systrantokenpunctuation"/>
          <w:rFonts w:ascii="Verdana" w:hAnsi="Verdana"/>
          <w:sz w:val="15"/>
          <w:szCs w:val="15"/>
          <w:shd w:val="clear" w:color="auto" w:fill="E5F5FF"/>
          <w:lang w:val="en-US"/>
        </w:rPr>
        <w:t>],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hyperlink r:id="rId1" w:history="1">
        <w:r w:rsidRPr="00480ED0">
          <w:rPr>
            <w:rStyle w:val="Lienhypertexte"/>
            <w:rFonts w:ascii="Verdana" w:hAnsi="Verdana"/>
            <w:sz w:val="15"/>
            <w:szCs w:val="15"/>
            <w:shd w:val="clear" w:color="auto" w:fill="E5F5FF"/>
            <w:lang w:val="en-US"/>
          </w:rPr>
          <w:t>the ring road</w:t>
        </w:r>
      </w:hyperlink>
      <w:r w:rsidRPr="00480ED0">
        <w:rPr>
          <w:rStyle w:val="systrantokenpunctuation"/>
          <w:rFonts w:ascii="Verdana" w:hAnsi="Verdana"/>
          <w:sz w:val="15"/>
          <w:szCs w:val="15"/>
          <w:shd w:val="clear" w:color="auto" w:fill="E5F5FF"/>
          <w:lang w:val="en-US"/>
        </w:rPr>
        <w:t>,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hyperlink r:id="rId2" w:history="1">
        <w:r w:rsidRPr="00480ED0">
          <w:rPr>
            <w:rStyle w:val="Lienhypertexte"/>
            <w:rFonts w:ascii="Verdana" w:hAnsi="Verdana"/>
            <w:sz w:val="15"/>
            <w:szCs w:val="15"/>
            <w:shd w:val="clear" w:color="auto" w:fill="E5F5FF"/>
            <w:lang w:val="en-US"/>
          </w:rPr>
          <w:t>urban fast track</w:t>
        </w:r>
      </w:hyperlink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of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 xml:space="preserve"> </w:t>
      </w:r>
      <w:r w:rsidRPr="00480ED0">
        <w:rPr>
          <w:rStyle w:val="systrantokennumeric"/>
          <w:rFonts w:ascii="Verdana" w:hAnsi="Verdana"/>
          <w:sz w:val="15"/>
          <w:szCs w:val="15"/>
          <w:shd w:val="clear" w:color="auto" w:fill="E5F5FF"/>
          <w:lang w:val="en-US"/>
        </w:rPr>
        <w:t>35</w:t>
      </w:r>
      <w:r w:rsidRPr="00480ED0">
        <w:rPr>
          <w:rStyle w:val="systranseg"/>
          <w:rFonts w:ascii="Verdana" w:hAnsi="Verdana"/>
          <w:sz w:val="15"/>
          <w:szCs w:val="15"/>
          <w:shd w:val="clear" w:color="auto" w:fill="E5F5FF"/>
          <w:lang w:val="en-US"/>
        </w:rPr>
        <w:t> </w:t>
      </w:r>
      <w:r w:rsidRPr="00480ED0">
        <w:rPr>
          <w:rStyle w:val="systrantokenword"/>
          <w:rFonts w:ascii="Verdana" w:hAnsi="Verdana"/>
          <w:sz w:val="15"/>
          <w:szCs w:val="15"/>
          <w:shd w:val="clear" w:color="auto" w:fill="E5F5FF"/>
          <w:lang w:val="en-US"/>
        </w:rPr>
        <w:t>km</w:t>
      </w:r>
      <w:r w:rsidRPr="00480ED0">
        <w:rPr>
          <w:rStyle w:val="systrantokenpunctuation"/>
          <w:rFonts w:ascii="Verdana" w:hAnsi="Verdana"/>
          <w:sz w:val="15"/>
          <w:szCs w:val="15"/>
          <w:shd w:val="clear" w:color="auto" w:fill="E5F5FF"/>
          <w:lang w:val="en-US"/>
        </w:rPr>
        <w:t>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067B" w:rsidRDefault="000C067B" w:rsidP="001E0A1D">
      <w:r>
        <w:separator/>
      </w:r>
    </w:p>
  </w:endnote>
  <w:endnote w:type="continuationSeparator" w:id="0">
    <w:p w:rsidR="000C067B" w:rsidRDefault="000C067B" w:rsidP="001E0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AG Rounded Lt">
    <w:altName w:val="Century Gothic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67B" w:rsidRDefault="000C067B" w:rsidP="001E0A1D">
    <w:pPr>
      <w:pStyle w:val="Pieddepage"/>
    </w:pPr>
  </w:p>
  <w:p w:rsidR="00C33B1B" w:rsidRDefault="00735865" w:rsidP="005737D1">
    <w:pPr>
      <w:pStyle w:val="Pieddepage"/>
      <w:tabs>
        <w:tab w:val="clear" w:pos="9406"/>
        <w:tab w:val="right" w:pos="9072"/>
      </w:tabs>
    </w:pPr>
    <w:proofErr w:type="spellStart"/>
    <w:r>
      <w:t>Systran</w:t>
    </w:r>
    <w:proofErr w:type="spellEnd"/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 w:rsidR="00D609F9">
      <w:rPr>
        <w:noProof/>
      </w:rPr>
      <w:t>11</w:t>
    </w:r>
    <w:r>
      <w:fldChar w:fldCharType="end"/>
    </w:r>
    <w:r>
      <w:t>/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D609F9">
      <w:rPr>
        <w:noProof/>
      </w:rPr>
      <w:t>11</w:t>
    </w:r>
    <w:r>
      <w:fldChar w:fldCharType="end"/>
    </w:r>
    <w:r w:rsidR="005737D1">
      <w:tab/>
    </w:r>
    <w:r w:rsidR="005737D1">
      <w:rPr>
        <w:lang w:val="en-US"/>
      </w:rPr>
      <w:t>Friday, March 07,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067B" w:rsidRDefault="000C067B" w:rsidP="001E0A1D">
      <w:r>
        <w:separator/>
      </w:r>
    </w:p>
  </w:footnote>
  <w:footnote w:type="continuationSeparator" w:id="0">
    <w:p w:rsidR="000C067B" w:rsidRDefault="000C067B" w:rsidP="001E0A1D">
      <w:r>
        <w:continuationSeparator/>
      </w:r>
    </w:p>
  </w:footnote>
  <w:footnote w:id="1">
    <w:p w:rsidR="000C067B" w:rsidRDefault="000C067B" w:rsidP="006E5E83">
      <w:pPr>
        <w:pStyle w:val="Pieddepage"/>
      </w:pPr>
      <w:r>
        <w:rPr>
          <w:rStyle w:val="Appelnotedebasdep"/>
        </w:rPr>
        <w:footnoteRef/>
      </w:r>
      <w:r>
        <w:t xml:space="preserve"> </w:t>
      </w:r>
      <w:r w:rsidRPr="00987739">
        <w:t>Institut national de la statistique et des études économiques</w:t>
      </w:r>
    </w:p>
    <w:p w:rsidR="000C067B" w:rsidRPr="00E0226F" w:rsidRDefault="000C067B">
      <w:pPr>
        <w:pStyle w:val="Notedebasdepage"/>
        <w:rPr>
          <w:lang w:val="fr-FR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B1B" w:rsidRDefault="00735865" w:rsidP="006535E1">
    <w:pPr>
      <w:pStyle w:val="En-tte"/>
      <w:pBdr>
        <w:bottom w:val="single" w:sz="6" w:space="1" w:color="auto"/>
      </w:pBdr>
    </w:pPr>
    <w:r>
      <w:t xml:space="preserve">Document of test        </w:t>
    </w:r>
    <w:r w:rsidR="006535E1">
      <w:ptab w:relativeTo="margin" w:alignment="center" w:leader="none"/>
    </w:r>
    <w:r w:rsidR="006535E1">
      <w:ptab w:relativeTo="margin" w:alignment="center" w:leader="none"/>
    </w:r>
    <w:r w:rsidR="006535E1">
      <w:ptab w:relativeTo="margin" w:alignment="center" w:leader="none"/>
    </w:r>
    <w:r w:rsidR="006535E1">
      <w:ptab w:relativeTo="margin" w:alignment="right" w:leader="none"/>
    </w:r>
    <w:r w:rsidR="006535E1">
      <w:t>Qualification</w:t>
    </w:r>
    <w:r>
      <w:t xml:space="preserve">                                                                          </w:t>
    </w:r>
    <w:r w:rsidR="00854F01">
      <w:t xml:space="preserve">                             </w:t>
    </w:r>
    <w:r>
      <w:ptab w:relativeTo="margin" w:alignment="center" w:leader="none"/>
    </w:r>
    <w:r>
      <w:ptab w:relativeTo="margin" w:alignment="right" w:leader="none"/>
    </w:r>
  </w:p>
  <w:p w:rsidR="000C067B" w:rsidRPr="001E0A1D" w:rsidRDefault="000C067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9B21"/>
      </v:shape>
    </w:pict>
  </w:numPicBullet>
  <w:abstractNum w:abstractNumId="0">
    <w:nsid w:val="FFFFFFFB"/>
    <w:multiLevelType w:val="multilevel"/>
    <w:tmpl w:val="604A786E"/>
    <w:lvl w:ilvl="0">
      <w:start w:val="1"/>
      <w:numFmt w:val="decimal"/>
      <w:pStyle w:val="Titre1"/>
      <w:lvlText w:val="%1."/>
      <w:legacy w:legacy="1" w:legacySpace="0" w:legacyIndent="708"/>
      <w:lvlJc w:val="left"/>
      <w:pPr>
        <w:ind w:left="708" w:hanging="708"/>
      </w:pPr>
    </w:lvl>
    <w:lvl w:ilvl="1">
      <w:start w:val="1"/>
      <w:numFmt w:val="decimal"/>
      <w:pStyle w:val="Titre2"/>
      <w:lvlText w:val="%1.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pStyle w:val="Titre3"/>
      <w:lvlText w:val="%1.%2.%3."/>
      <w:legacy w:legacy="1" w:legacySpace="0" w:legacyIndent="708"/>
      <w:lvlJc w:val="left"/>
      <w:pPr>
        <w:ind w:left="1248" w:hanging="708"/>
      </w:pPr>
    </w:lvl>
    <w:lvl w:ilvl="3">
      <w:start w:val="1"/>
      <w:numFmt w:val="decimal"/>
      <w:pStyle w:val="Titre4"/>
      <w:lvlText w:val="%1.%2.%3.%4."/>
      <w:legacy w:legacy="1" w:legacySpace="0" w:legacyIndent="708"/>
      <w:lvlJc w:val="left"/>
      <w:pPr>
        <w:ind w:left="978" w:hanging="708"/>
      </w:pPr>
    </w:lvl>
    <w:lvl w:ilvl="4">
      <w:start w:val="1"/>
      <w:numFmt w:val="decimal"/>
      <w:pStyle w:val="Titre5"/>
      <w:lvlText w:val="%1.%2.%3.%4.%5."/>
      <w:legacy w:legacy="1" w:legacySpace="0" w:legacyIndent="708"/>
      <w:lvlJc w:val="left"/>
      <w:pPr>
        <w:ind w:left="3540" w:hanging="708"/>
      </w:pPr>
    </w:lvl>
    <w:lvl w:ilvl="5">
      <w:start w:val="1"/>
      <w:numFmt w:val="decimal"/>
      <w:pStyle w:val="Titre6"/>
      <w:lvlText w:val="%1.%2.%3.%4.%5.%6."/>
      <w:legacy w:legacy="1" w:legacySpace="0" w:legacyIndent="708"/>
      <w:lvlJc w:val="left"/>
      <w:pPr>
        <w:ind w:left="4248" w:hanging="708"/>
      </w:pPr>
    </w:lvl>
    <w:lvl w:ilvl="6">
      <w:start w:val="1"/>
      <w:numFmt w:val="decimal"/>
      <w:pStyle w:val="Titre7"/>
      <w:lvlText w:val="%1.%2.%3.%4.%5.%6.%7."/>
      <w:legacy w:legacy="1" w:legacySpace="0" w:legacyIndent="708"/>
      <w:lvlJc w:val="left"/>
      <w:pPr>
        <w:ind w:left="4956" w:hanging="708"/>
      </w:pPr>
    </w:lvl>
    <w:lvl w:ilvl="7">
      <w:start w:val="1"/>
      <w:numFmt w:val="decimal"/>
      <w:pStyle w:val="Titre8"/>
      <w:lvlText w:val="%1.%2.%3.%4.%5.%6.%7.%8."/>
      <w:legacy w:legacy="1" w:legacySpace="0" w:legacyIndent="708"/>
      <w:lvlJc w:val="left"/>
      <w:pPr>
        <w:ind w:left="5664" w:hanging="708"/>
      </w:pPr>
    </w:lvl>
    <w:lvl w:ilvl="8">
      <w:start w:val="1"/>
      <w:numFmt w:val="decimal"/>
      <w:pStyle w:val="Titre9"/>
      <w:lvlText w:val="%1.%2.%3.%4.%5.%6.%7.%8.%9."/>
      <w:legacy w:legacy="1" w:legacySpace="0" w:legacyIndent="708"/>
      <w:lvlJc w:val="left"/>
      <w:pPr>
        <w:ind w:left="6372" w:hanging="708"/>
      </w:pPr>
    </w:lvl>
  </w:abstractNum>
  <w:abstractNum w:abstractNumId="1">
    <w:nsid w:val="03853887"/>
    <w:multiLevelType w:val="hybridMultilevel"/>
    <w:tmpl w:val="579461DC"/>
    <w:lvl w:ilvl="0" w:tplc="040C0015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5D864A7"/>
    <w:multiLevelType w:val="multilevel"/>
    <w:tmpl w:val="78F6EA82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504"/>
      </w:pPr>
      <w:rPr>
        <w:rFonts w:ascii="Arial" w:hAnsi="Arial" w:cs="Arial" w:hint="default"/>
        <w:b w:val="0"/>
        <w:i w:val="0"/>
        <w:color w:val="auto"/>
        <w:sz w:val="22"/>
      </w:rPr>
    </w:lvl>
    <w:lvl w:ilvl="1">
      <w:start w:val="1"/>
      <w:numFmt w:val="decimal"/>
      <w:lvlText w:val="%1.%2."/>
      <w:lvlJc w:val="left"/>
      <w:pPr>
        <w:tabs>
          <w:tab w:val="num" w:pos="504"/>
        </w:tabs>
        <w:ind w:left="504" w:hanging="504"/>
      </w:pPr>
      <w:rPr>
        <w:rFonts w:ascii="Times New Roman" w:hAnsi="Times New Roman" w:cs="Times New Roman" w:hint="default"/>
        <w:b w:val="0"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1296"/>
        </w:tabs>
        <w:ind w:left="1296" w:hanging="1080"/>
      </w:pPr>
      <w:rPr>
        <w:rFonts w:ascii="Times New Roman" w:hAnsi="Times New Roman" w:cs="Times New Roman" w:hint="default"/>
        <w:b w:val="0"/>
        <w:i w:val="0"/>
        <w:sz w:val="22"/>
      </w:rPr>
    </w:lvl>
    <w:lvl w:ilvl="3">
      <w:start w:val="1"/>
      <w:numFmt w:val="decimal"/>
      <w:lvlText w:val="%1.%2.%3.%4."/>
      <w:lvlJc w:val="left"/>
      <w:pPr>
        <w:tabs>
          <w:tab w:val="num" w:pos="1296"/>
        </w:tabs>
        <w:ind w:left="1296" w:hanging="1080"/>
      </w:pPr>
      <w:rPr>
        <w:rFonts w:ascii="Times New Roman" w:hAnsi="Times New Roman" w:cs="Times New Roman" w:hint="default"/>
        <w:b w:val="0"/>
        <w:i w:val="0"/>
        <w:sz w:val="22"/>
      </w:rPr>
    </w:lvl>
    <w:lvl w:ilvl="4">
      <w:start w:val="1"/>
      <w:numFmt w:val="upperLetter"/>
      <w:lvlText w:val="%5.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728"/>
        </w:tabs>
        <w:ind w:left="1728" w:hanging="432"/>
      </w:pPr>
      <w:rPr>
        <w:rFonts w:hint="default"/>
      </w:rPr>
    </w:lvl>
    <w:lvl w:ilvl="7">
      <w:start w:val="1"/>
      <w:numFmt w:val="lowerRoman"/>
      <w:lvlText w:val="%8.)"/>
      <w:lvlJc w:val="left"/>
      <w:pPr>
        <w:tabs>
          <w:tab w:val="num" w:pos="1728"/>
        </w:tabs>
        <w:ind w:left="1728" w:hanging="432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3">
    <w:nsid w:val="0F171345"/>
    <w:multiLevelType w:val="hybridMultilevel"/>
    <w:tmpl w:val="C9BA84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B3418C"/>
    <w:multiLevelType w:val="multilevel"/>
    <w:tmpl w:val="5F3294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1F0B114B"/>
    <w:multiLevelType w:val="hybridMultilevel"/>
    <w:tmpl w:val="9578C59A"/>
    <w:lvl w:ilvl="0" w:tplc="31EC94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876334"/>
    <w:multiLevelType w:val="hybridMultilevel"/>
    <w:tmpl w:val="2E04AD82"/>
    <w:lvl w:ilvl="0" w:tplc="040C0015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AF827C2"/>
    <w:multiLevelType w:val="hybridMultilevel"/>
    <w:tmpl w:val="E356DAC0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5E24A1"/>
    <w:multiLevelType w:val="hybridMultilevel"/>
    <w:tmpl w:val="DB9458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546360"/>
    <w:multiLevelType w:val="hybridMultilevel"/>
    <w:tmpl w:val="7C2C2188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76EB6783"/>
    <w:multiLevelType w:val="hybridMultilevel"/>
    <w:tmpl w:val="B90C72AE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4"/>
  </w:num>
  <w:num w:numId="11">
    <w:abstractNumId w:val="3"/>
  </w:num>
  <w:num w:numId="12">
    <w:abstractNumId w:val="8"/>
  </w:num>
  <w:num w:numId="13">
    <w:abstractNumId w:val="10"/>
  </w:num>
  <w:num w:numId="14">
    <w:abstractNumId w:val="7"/>
  </w:num>
  <w:num w:numId="15">
    <w:abstractNumId w:val="5"/>
  </w:num>
  <w:num w:numId="16">
    <w:abstractNumId w:val="1"/>
  </w:num>
  <w:num w:numId="17">
    <w:abstractNumId w:val="6"/>
  </w:num>
  <w:num w:numId="18">
    <w:abstractNumId w:val="9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262"/>
    <w:rsid w:val="00011857"/>
    <w:rsid w:val="0004318F"/>
    <w:rsid w:val="00067F7D"/>
    <w:rsid w:val="0007160E"/>
    <w:rsid w:val="0008100E"/>
    <w:rsid w:val="000A160C"/>
    <w:rsid w:val="000C067B"/>
    <w:rsid w:val="001E0A1D"/>
    <w:rsid w:val="00205851"/>
    <w:rsid w:val="002C77E8"/>
    <w:rsid w:val="002D3A24"/>
    <w:rsid w:val="00330F59"/>
    <w:rsid w:val="003501A8"/>
    <w:rsid w:val="00382F03"/>
    <w:rsid w:val="00387B2E"/>
    <w:rsid w:val="00432739"/>
    <w:rsid w:val="0043610D"/>
    <w:rsid w:val="00466954"/>
    <w:rsid w:val="00480ED0"/>
    <w:rsid w:val="004A5BE2"/>
    <w:rsid w:val="0050590F"/>
    <w:rsid w:val="005068DB"/>
    <w:rsid w:val="005571EF"/>
    <w:rsid w:val="00563B92"/>
    <w:rsid w:val="005737D1"/>
    <w:rsid w:val="00580B5E"/>
    <w:rsid w:val="005810A6"/>
    <w:rsid w:val="005921CA"/>
    <w:rsid w:val="0059412F"/>
    <w:rsid w:val="005B1AFB"/>
    <w:rsid w:val="00644500"/>
    <w:rsid w:val="006535E1"/>
    <w:rsid w:val="00656FD9"/>
    <w:rsid w:val="00676BC3"/>
    <w:rsid w:val="006959B8"/>
    <w:rsid w:val="006E5E83"/>
    <w:rsid w:val="006E6145"/>
    <w:rsid w:val="006F4224"/>
    <w:rsid w:val="007038E2"/>
    <w:rsid w:val="0071340F"/>
    <w:rsid w:val="0071592C"/>
    <w:rsid w:val="00732D81"/>
    <w:rsid w:val="00735865"/>
    <w:rsid w:val="0074151B"/>
    <w:rsid w:val="00751E13"/>
    <w:rsid w:val="007651F1"/>
    <w:rsid w:val="00765510"/>
    <w:rsid w:val="007B33E6"/>
    <w:rsid w:val="007C2546"/>
    <w:rsid w:val="007D0651"/>
    <w:rsid w:val="007F0505"/>
    <w:rsid w:val="008050AB"/>
    <w:rsid w:val="0082500A"/>
    <w:rsid w:val="008342A1"/>
    <w:rsid w:val="00854F01"/>
    <w:rsid w:val="008637EA"/>
    <w:rsid w:val="008955DD"/>
    <w:rsid w:val="008B2D3D"/>
    <w:rsid w:val="008B30B6"/>
    <w:rsid w:val="008B455E"/>
    <w:rsid w:val="00983DEB"/>
    <w:rsid w:val="00987739"/>
    <w:rsid w:val="009A0AB3"/>
    <w:rsid w:val="009A4C38"/>
    <w:rsid w:val="009A4E27"/>
    <w:rsid w:val="009B17DC"/>
    <w:rsid w:val="009B2302"/>
    <w:rsid w:val="009C6041"/>
    <w:rsid w:val="009C69E0"/>
    <w:rsid w:val="00A07FE5"/>
    <w:rsid w:val="00A206E9"/>
    <w:rsid w:val="00A5210C"/>
    <w:rsid w:val="00A62C1F"/>
    <w:rsid w:val="00A71262"/>
    <w:rsid w:val="00A9369A"/>
    <w:rsid w:val="00AA0230"/>
    <w:rsid w:val="00B141B2"/>
    <w:rsid w:val="00B47EEE"/>
    <w:rsid w:val="00B666C6"/>
    <w:rsid w:val="00BA6D3E"/>
    <w:rsid w:val="00BB4B75"/>
    <w:rsid w:val="00BD5DBA"/>
    <w:rsid w:val="00BF7A0B"/>
    <w:rsid w:val="00C013F7"/>
    <w:rsid w:val="00C0540C"/>
    <w:rsid w:val="00C327CA"/>
    <w:rsid w:val="00C33B1B"/>
    <w:rsid w:val="00C35911"/>
    <w:rsid w:val="00C37D84"/>
    <w:rsid w:val="00C45619"/>
    <w:rsid w:val="00C465E6"/>
    <w:rsid w:val="00D422B9"/>
    <w:rsid w:val="00D46E35"/>
    <w:rsid w:val="00D47122"/>
    <w:rsid w:val="00D56BC2"/>
    <w:rsid w:val="00D609F9"/>
    <w:rsid w:val="00D6546C"/>
    <w:rsid w:val="00D92E0B"/>
    <w:rsid w:val="00DB5239"/>
    <w:rsid w:val="00DE196A"/>
    <w:rsid w:val="00E0226F"/>
    <w:rsid w:val="00E10A2D"/>
    <w:rsid w:val="00E32A09"/>
    <w:rsid w:val="00E36E3B"/>
    <w:rsid w:val="00E56A70"/>
    <w:rsid w:val="00E64761"/>
    <w:rsid w:val="00E96ED8"/>
    <w:rsid w:val="00E975EF"/>
    <w:rsid w:val="00EF10DC"/>
    <w:rsid w:val="00EF37AC"/>
    <w:rsid w:val="00F36405"/>
    <w:rsid w:val="00F473F2"/>
    <w:rsid w:val="00F743F4"/>
    <w:rsid w:val="00F931CB"/>
    <w:rsid w:val="00F94433"/>
    <w:rsid w:val="00FE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1EF"/>
    <w:pPr>
      <w:spacing w:after="0" w:line="240" w:lineRule="auto"/>
    </w:pPr>
    <w:rPr>
      <w:rFonts w:ascii="Arial" w:hAnsi="Arial" w:cs="Arial"/>
      <w:sz w:val="20"/>
      <w:szCs w:val="20"/>
      <w:lang w:eastAsia="fr-FR"/>
    </w:rPr>
  </w:style>
  <w:style w:type="paragraph" w:styleId="Titre1">
    <w:name w:val="heading 1"/>
    <w:aliases w:val="H1,Quest1,1titre,1titre1,1titre2,1titre3,1titre4,1titre5,1titre6,h1,l1,level 1,level1,1,main title,Section,R&amp;S - Titre 1,t,Activité,Titre 11,t1.T1.Titre 1,t1.T1,Header1,Prophead level 1,Prophead 1,Section heading,Forward,Heading 1a,II+"/>
    <w:basedOn w:val="Normal"/>
    <w:next w:val="Corpsdetexte"/>
    <w:link w:val="Titre1Car"/>
    <w:qFormat/>
    <w:rsid w:val="008955DD"/>
    <w:pPr>
      <w:keepNext/>
      <w:numPr>
        <w:numId w:val="9"/>
      </w:numPr>
      <w:suppressAutoHyphens/>
      <w:spacing w:before="360" w:after="180"/>
      <w:ind w:right="29"/>
      <w:outlineLvl w:val="0"/>
    </w:pPr>
    <w:rPr>
      <w:rFonts w:eastAsia="Times New Roman"/>
      <w:b/>
      <w:color w:val="000000"/>
      <w:spacing w:val="6"/>
      <w:kern w:val="28"/>
      <w:sz w:val="24"/>
      <w:szCs w:val="44"/>
      <w:u w:val="single"/>
    </w:rPr>
  </w:style>
  <w:style w:type="paragraph" w:styleId="Titre2">
    <w:name w:val="heading 2"/>
    <w:aliases w:val="H2"/>
    <w:basedOn w:val="NormalWeb"/>
    <w:next w:val="Corpsdetexte"/>
    <w:link w:val="Titre2Car"/>
    <w:qFormat/>
    <w:rsid w:val="00C37D84"/>
    <w:pPr>
      <w:keepNext/>
      <w:numPr>
        <w:ilvl w:val="1"/>
        <w:numId w:val="9"/>
      </w:numPr>
      <w:suppressAutoHyphens/>
      <w:spacing w:before="120" w:after="120"/>
      <w:ind w:left="709" w:right="28" w:hanging="709"/>
      <w:outlineLvl w:val="1"/>
    </w:pPr>
    <w:rPr>
      <w:rFonts w:ascii="Arial" w:eastAsia="Times New Roman" w:hAnsi="Arial"/>
      <w:b/>
      <w:color w:val="000000"/>
      <w:spacing w:val="6"/>
      <w:szCs w:val="36"/>
    </w:rPr>
  </w:style>
  <w:style w:type="paragraph" w:styleId="Titre3">
    <w:name w:val="heading 3"/>
    <w:aliases w:val="H3,h3,l3,level3,3,heading 3,summit,Kop 3V,R&amp;S - Titre 3,Titre 31,t3.T3,CT,ttt,t3,Heading 3 - old,header 5,Headline3,Prophead 3,Titre 3 Fred,3heading,H3-Heading 3,l3.3,list 3,list3,Heading3,subhead,Heading No. L3,1.,Chapitre,H31,L3,h31"/>
    <w:basedOn w:val="Titre2"/>
    <w:next w:val="Corpsdetexte"/>
    <w:link w:val="Titre3Car"/>
    <w:qFormat/>
    <w:rsid w:val="00C37D84"/>
    <w:pPr>
      <w:numPr>
        <w:ilvl w:val="2"/>
      </w:numPr>
      <w:ind w:left="709" w:right="0" w:hanging="709"/>
      <w:outlineLvl w:val="2"/>
    </w:pPr>
    <w:rPr>
      <w:b w:val="0"/>
      <w:szCs w:val="28"/>
    </w:rPr>
  </w:style>
  <w:style w:type="paragraph" w:styleId="Titre4">
    <w:name w:val="heading 4"/>
    <w:aliases w:val="H4,R&amp;S - Titre 4,Titre 41,t4.T4,l4,I4,(Shift Ctrl 4),Headline4,Bullet 1,h4,Titre 4 Fred,4heading,4,H4-Heading 4,heading4,Heading4,a.,heading 4,H4-Heading 4&#10;,Avsnitt,4heading1,41,H41,H4-Heading 41,l41,heading41,Heading41,h41,a.1,42,H42"/>
    <w:basedOn w:val="Titre3"/>
    <w:next w:val="Corpsdetexte"/>
    <w:link w:val="Titre4Car"/>
    <w:qFormat/>
    <w:rsid w:val="005571EF"/>
    <w:pPr>
      <w:numPr>
        <w:ilvl w:val="3"/>
      </w:numPr>
      <w:spacing w:after="180"/>
      <w:outlineLvl w:val="3"/>
    </w:pPr>
    <w:rPr>
      <w:szCs w:val="24"/>
    </w:rPr>
  </w:style>
  <w:style w:type="paragraph" w:styleId="Titre5">
    <w:name w:val="heading 5"/>
    <w:aliases w:val="Roman list,H5,5,H5-Heading 5,l5,heading5,h5,Heading5,H5-Heading 5&#10;,heading 5,Underavsnitt,51,H5-Heading 51,l51,heading51,h51,Heading51,H5-Heading 5&#10;1,heading 51,Underavsnitt1,52,H5-Heading 52,l52,heading52,h52,Heading52,H5-Heading 5&#10;2"/>
    <w:basedOn w:val="Normal"/>
    <w:next w:val="Normal"/>
    <w:link w:val="Titre5Car"/>
    <w:qFormat/>
    <w:rsid w:val="005571EF"/>
    <w:pPr>
      <w:numPr>
        <w:ilvl w:val="4"/>
        <w:numId w:val="9"/>
      </w:numPr>
      <w:spacing w:before="240" w:after="60"/>
      <w:outlineLvl w:val="4"/>
    </w:pPr>
    <w:rPr>
      <w:rFonts w:eastAsia="Times New Roman"/>
      <w:sz w:val="22"/>
      <w:szCs w:val="22"/>
    </w:rPr>
  </w:style>
  <w:style w:type="paragraph" w:styleId="Titre6">
    <w:name w:val="heading 6"/>
    <w:aliases w:val="Bullet list,H6,6,Requirement,h6,Heading6,61,Requirement1,h61,Heading61,62,Requirement2,h62,Heading62,63,Requirement3,h63,Heading63,sub-dash,sd,Sous-titre 3,Do Not Use,(Shift Ctrl 6),Annexe1,T6,heading 6,Ref Heading 3,rh3,Ref Heading 31"/>
    <w:basedOn w:val="Normal"/>
    <w:next w:val="Normal"/>
    <w:link w:val="Titre6Car"/>
    <w:qFormat/>
    <w:rsid w:val="005571EF"/>
    <w:pPr>
      <w:numPr>
        <w:ilvl w:val="5"/>
        <w:numId w:val="9"/>
      </w:numPr>
      <w:spacing w:before="240" w:after="60"/>
      <w:outlineLvl w:val="5"/>
    </w:pPr>
    <w:rPr>
      <w:rFonts w:eastAsia="Times New Roman"/>
      <w:i/>
      <w:iCs/>
      <w:sz w:val="22"/>
      <w:szCs w:val="22"/>
    </w:rPr>
  </w:style>
  <w:style w:type="paragraph" w:styleId="Titre7">
    <w:name w:val="heading 7"/>
    <w:aliases w:val="7,ExhibitTitle,Objective,heading7,req3,st,71,ExhibitTitle1,Objective1,heading71,req31,st1,72,ExhibitTitle2,Objective2,heading72,req32,st2,73,ExhibitTitle3,Objective3,heading73,req33,st3,h7,Sous-titre 4,Do Not Use3,Annexe 21,Annexe 22"/>
    <w:basedOn w:val="Normal"/>
    <w:next w:val="Normal"/>
    <w:link w:val="Titre7Car"/>
    <w:qFormat/>
    <w:rsid w:val="005571EF"/>
    <w:pPr>
      <w:numPr>
        <w:ilvl w:val="6"/>
        <w:numId w:val="9"/>
      </w:numPr>
      <w:spacing w:before="240" w:after="60"/>
      <w:outlineLvl w:val="6"/>
    </w:pPr>
    <w:rPr>
      <w:rFonts w:eastAsia="Times New Roman"/>
    </w:rPr>
  </w:style>
  <w:style w:type="paragraph" w:styleId="Titre8">
    <w:name w:val="heading 8"/>
    <w:aliases w:val="8,FigureTitle,Condition,requirement,req2,req,81,FigureTitle1,Condition1,requirement1,req21,req4,82,FigureTitle2,Condition2,requirement2,req22,req5,83,FigureTitle3,Condition3,requirement3,req23,req6,h8,Sous-titre 5,Do Not Use2,Annexe 2"/>
    <w:basedOn w:val="Normal"/>
    <w:next w:val="Normal"/>
    <w:link w:val="Titre8Car"/>
    <w:qFormat/>
    <w:rsid w:val="005571EF"/>
    <w:pPr>
      <w:numPr>
        <w:ilvl w:val="7"/>
        <w:numId w:val="9"/>
      </w:numPr>
      <w:spacing w:before="240" w:after="60"/>
      <w:outlineLvl w:val="7"/>
    </w:pPr>
    <w:rPr>
      <w:rFonts w:eastAsia="Times New Roman"/>
      <w:i/>
      <w:iCs/>
    </w:rPr>
  </w:style>
  <w:style w:type="paragraph" w:styleId="Titre9">
    <w:name w:val="heading 9"/>
    <w:aliases w:val="Titre 10,h9,RFP Reference,App Heading,Do Not Use1,Annexe 3,Annexe4,T9,progress, progress,ft,Annexe 4,Annexe 41,Annexe 42,Annexe 43,Annexe 44,Annexe 45,Annexe 46,Annexe 47,titre l1c1,titre l1c11,titre l1c12,titre l1c13,titre l1c14,9,rb"/>
    <w:basedOn w:val="Normal"/>
    <w:next w:val="Normal"/>
    <w:link w:val="Titre9Car"/>
    <w:qFormat/>
    <w:rsid w:val="005571EF"/>
    <w:pPr>
      <w:numPr>
        <w:ilvl w:val="8"/>
        <w:numId w:val="1"/>
      </w:numPr>
      <w:spacing w:before="240" w:after="60"/>
      <w:outlineLvl w:val="8"/>
    </w:pPr>
    <w:rPr>
      <w:rFonts w:eastAsia="Times New Roman"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Quest1 Car,1titre Car,1titre1 Car,1titre2 Car,1titre3 Car,1titre4 Car,1titre5 Car,1titre6 Car,h1 Car,l1 Car,level 1 Car,level1 Car,1 Car,main title Car,Section Car,R&amp;S - Titre 1 Car,t Car,Activité Car,Titre 11 Car,t1.T1.Titre 1 Car"/>
    <w:basedOn w:val="Policepardfaut"/>
    <w:link w:val="Titre1"/>
    <w:rsid w:val="008955DD"/>
    <w:rPr>
      <w:rFonts w:ascii="Arial" w:eastAsia="Times New Roman" w:hAnsi="Arial" w:cs="Arial"/>
      <w:b/>
      <w:color w:val="000000"/>
      <w:spacing w:val="6"/>
      <w:kern w:val="28"/>
      <w:sz w:val="24"/>
      <w:szCs w:val="44"/>
      <w:u w:val="single"/>
      <w:lang w:eastAsia="fr-FR"/>
    </w:rPr>
  </w:style>
  <w:style w:type="paragraph" w:styleId="Corpsdetexte">
    <w:name w:val="Body Text"/>
    <w:basedOn w:val="Normal"/>
    <w:link w:val="CorpsdetexteCar"/>
    <w:unhideWhenUsed/>
    <w:rsid w:val="005571EF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5571EF"/>
    <w:rPr>
      <w:rFonts w:ascii="Arial" w:hAnsi="Arial" w:cs="Arial"/>
      <w:sz w:val="20"/>
      <w:szCs w:val="20"/>
      <w:lang w:eastAsia="fr-FR"/>
    </w:rPr>
  </w:style>
  <w:style w:type="character" w:customStyle="1" w:styleId="Titre2Car">
    <w:name w:val="Titre 2 Car"/>
    <w:aliases w:val="H2 Car"/>
    <w:basedOn w:val="Policepardfaut"/>
    <w:link w:val="Titre2"/>
    <w:rsid w:val="00C37D84"/>
    <w:rPr>
      <w:rFonts w:ascii="Arial" w:eastAsia="Times New Roman" w:hAnsi="Arial" w:cs="Times New Roman"/>
      <w:b/>
      <w:color w:val="000000"/>
      <w:spacing w:val="6"/>
      <w:sz w:val="24"/>
      <w:szCs w:val="36"/>
      <w:lang w:eastAsia="fr-FR"/>
    </w:rPr>
  </w:style>
  <w:style w:type="character" w:customStyle="1" w:styleId="Titre3Car">
    <w:name w:val="Titre 3 Car"/>
    <w:aliases w:val="H3 Car,h3 Car,l3 Car,level3 Car,3 Car,heading 3 Car,summit Car,Kop 3V Car,R&amp;S - Titre 3 Car,Titre 31 Car,t3.T3 Car,CT Car,ttt Car,t3 Car,Heading 3 - old Car,header 5 Car,Headline3 Car,Prophead 3 Car,Titre 3 Fred Car,3heading Car,l3.3 Car"/>
    <w:basedOn w:val="Policepardfaut"/>
    <w:link w:val="Titre3"/>
    <w:rsid w:val="00C37D84"/>
    <w:rPr>
      <w:rFonts w:ascii="Arial" w:eastAsia="Times New Roman" w:hAnsi="Arial" w:cs="Times New Roman"/>
      <w:color w:val="000000"/>
      <w:spacing w:val="6"/>
      <w:sz w:val="24"/>
      <w:szCs w:val="28"/>
      <w:lang w:eastAsia="fr-FR"/>
    </w:rPr>
  </w:style>
  <w:style w:type="character" w:customStyle="1" w:styleId="Titre4Car">
    <w:name w:val="Titre 4 Car"/>
    <w:aliases w:val="H4 Car,R&amp;S - Titre 4 Car,Titre 41 Car,t4.T4 Car,l4 Car,I4 Car,(Shift Ctrl 4) Car,Headline4 Car,Bullet 1 Car,h4 Car,Titre 4 Fred Car,4heading Car,4 Car,H4-Heading 4 Car,heading4 Car,Heading4 Car,a. Car,heading 4 Car,H4-Heading 4&#10; Car,41 Car"/>
    <w:basedOn w:val="Policepardfaut"/>
    <w:link w:val="Titre4"/>
    <w:rsid w:val="005571EF"/>
    <w:rPr>
      <w:rFonts w:ascii="VAG Rounded Lt" w:eastAsia="Times New Roman" w:hAnsi="VAG Rounded Lt" w:cs="Arial"/>
      <w:color w:val="000000"/>
      <w:spacing w:val="6"/>
      <w:sz w:val="24"/>
      <w:szCs w:val="24"/>
      <w:lang w:eastAsia="fr-FR"/>
    </w:rPr>
  </w:style>
  <w:style w:type="character" w:customStyle="1" w:styleId="Titre5Car">
    <w:name w:val="Titre 5 Car"/>
    <w:aliases w:val="Roman list Car,H5 Car,5 Car,H5-Heading 5 Car,l5 Car,heading5 Car,h5 Car,Heading5 Car,H5-Heading 5&#10; Car,heading 5 Car,Underavsnitt Car,51 Car,H5-Heading 51 Car,l51 Car,heading51 Car,h51 Car,Heading51 Car,H5-Heading 5&#10;1 Car,heading 51 Car"/>
    <w:basedOn w:val="Policepardfaut"/>
    <w:link w:val="Titre5"/>
    <w:rsid w:val="005571EF"/>
    <w:rPr>
      <w:rFonts w:ascii="Arial" w:eastAsia="Times New Roman" w:hAnsi="Arial" w:cs="Arial"/>
      <w:lang w:eastAsia="fr-FR"/>
    </w:rPr>
  </w:style>
  <w:style w:type="character" w:customStyle="1" w:styleId="Titre6Car">
    <w:name w:val="Titre 6 Car"/>
    <w:aliases w:val="Bullet list Car,H6 Car,6 Car,Requirement Car,h6 Car,Heading6 Car,61 Car,Requirement1 Car,h61 Car,Heading61 Car,62 Car,Requirement2 Car,h62 Car,Heading62 Car,63 Car,Requirement3 Car,h63 Car,Heading63 Car,sub-dash Car,sd Car,Sous-titre 3 Car"/>
    <w:basedOn w:val="Policepardfaut"/>
    <w:link w:val="Titre6"/>
    <w:rsid w:val="005571EF"/>
    <w:rPr>
      <w:rFonts w:ascii="Arial" w:eastAsia="Times New Roman" w:hAnsi="Arial" w:cs="Arial"/>
      <w:i/>
      <w:iCs/>
      <w:lang w:eastAsia="fr-FR"/>
    </w:rPr>
  </w:style>
  <w:style w:type="character" w:customStyle="1" w:styleId="Titre7Car">
    <w:name w:val="Titre 7 Car"/>
    <w:aliases w:val="7 Car,ExhibitTitle Car,Objective Car,heading7 Car,req3 Car,st Car,71 Car,ExhibitTitle1 Car,Objective1 Car,heading71 Car,req31 Car,st1 Car,72 Car,ExhibitTitle2 Car,Objective2 Car,heading72 Car,req32 Car,st2 Car,73 Car,ExhibitTitle3 Car,h7 Car"/>
    <w:basedOn w:val="Policepardfaut"/>
    <w:link w:val="Titre7"/>
    <w:rsid w:val="005571EF"/>
    <w:rPr>
      <w:rFonts w:ascii="Arial" w:eastAsia="Times New Roman" w:hAnsi="Arial" w:cs="Arial"/>
      <w:sz w:val="20"/>
      <w:szCs w:val="20"/>
      <w:lang w:eastAsia="fr-FR"/>
    </w:rPr>
  </w:style>
  <w:style w:type="character" w:customStyle="1" w:styleId="Titre8Car">
    <w:name w:val="Titre 8 Car"/>
    <w:aliases w:val="8 Car,FigureTitle Car,Condition Car,requirement Car,req2 Car,req Car,81 Car,FigureTitle1 Car,Condition1 Car,requirement1 Car,req21 Car,req4 Car,82 Car,FigureTitle2 Car,Condition2 Car,requirement2 Car,req22 Car,req5 Car,83 Car,Condition3 Car"/>
    <w:basedOn w:val="Policepardfaut"/>
    <w:link w:val="Titre8"/>
    <w:rsid w:val="005571EF"/>
    <w:rPr>
      <w:rFonts w:ascii="Arial" w:eastAsia="Times New Roman" w:hAnsi="Arial" w:cs="Arial"/>
      <w:i/>
      <w:iCs/>
      <w:sz w:val="20"/>
      <w:szCs w:val="20"/>
      <w:lang w:eastAsia="fr-FR"/>
    </w:rPr>
  </w:style>
  <w:style w:type="character" w:customStyle="1" w:styleId="Titre9Car">
    <w:name w:val="Titre 9 Car"/>
    <w:aliases w:val="Titre 10 Car,h9 Car,RFP Reference Car,App Heading Car,Do Not Use1 Car,Annexe 3 Car,Annexe4 Car,T9 Car,progress Car, progress Car,ft Car,Annexe 4 Car,Annexe 41 Car,Annexe 42 Car,Annexe 43 Car,Annexe 44 Car,Annexe 45 Car,Annexe 46 Car,9 Car"/>
    <w:basedOn w:val="Policepardfaut"/>
    <w:link w:val="Titre9"/>
    <w:rsid w:val="005571EF"/>
    <w:rPr>
      <w:rFonts w:ascii="Arial" w:eastAsia="Times New Roman" w:hAnsi="Arial" w:cs="Arial"/>
      <w:i/>
      <w:iCs/>
      <w:sz w:val="18"/>
      <w:szCs w:val="18"/>
      <w:lang w:eastAsia="fr-FR"/>
    </w:rPr>
  </w:style>
  <w:style w:type="paragraph" w:styleId="Paragraphedeliste">
    <w:name w:val="List Paragraph"/>
    <w:basedOn w:val="Normal"/>
    <w:uiPriority w:val="34"/>
    <w:qFormat/>
    <w:rsid w:val="005571EF"/>
    <w:pPr>
      <w:ind w:left="720"/>
      <w:contextualSpacing/>
    </w:pPr>
    <w:rPr>
      <w:rFonts w:eastAsia="Times New Roman"/>
    </w:rPr>
  </w:style>
  <w:style w:type="character" w:styleId="Lienhypertexte">
    <w:name w:val="Hyperlink"/>
    <w:basedOn w:val="Policepardfaut"/>
    <w:uiPriority w:val="99"/>
    <w:unhideWhenUsed/>
    <w:rsid w:val="008342A1"/>
    <w:rPr>
      <w:color w:val="0000FF"/>
      <w:u w:val="single"/>
    </w:rPr>
  </w:style>
  <w:style w:type="character" w:customStyle="1" w:styleId="citecrochet1">
    <w:name w:val="cite_crochet1"/>
    <w:basedOn w:val="Policepardfaut"/>
    <w:rsid w:val="008342A1"/>
    <w:rPr>
      <w:vanish/>
      <w:webHidden w:val="0"/>
      <w:specVanish w:val="0"/>
    </w:rPr>
  </w:style>
  <w:style w:type="paragraph" w:styleId="En-tte">
    <w:name w:val="header"/>
    <w:basedOn w:val="Normal"/>
    <w:link w:val="En-tteCar"/>
    <w:uiPriority w:val="99"/>
    <w:unhideWhenUsed/>
    <w:rsid w:val="001E0A1D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1E0A1D"/>
    <w:rPr>
      <w:rFonts w:ascii="Arial" w:hAnsi="Arial" w:cs="Arial"/>
      <w:sz w:val="20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6E5E83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E5E83"/>
    <w:rPr>
      <w:rFonts w:ascii="Arial" w:hAnsi="Arial" w:cs="Arial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E0A1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0A1D"/>
    <w:rPr>
      <w:rFonts w:ascii="Tahoma" w:hAnsi="Tahoma" w:cs="Tahoma"/>
      <w:sz w:val="16"/>
      <w:szCs w:val="16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955DD"/>
    <w:pPr>
      <w:keepLines/>
      <w:numPr>
        <w:numId w:val="0"/>
      </w:numPr>
      <w:suppressAutoHyphens w:val="0"/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pacing w:val="0"/>
      <w:kern w:val="0"/>
      <w:sz w:val="28"/>
      <w:szCs w:val="28"/>
      <w:lang w:val="en-US"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08100E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C37D84"/>
    <w:rPr>
      <w:rFonts w:ascii="Times New Roman" w:hAnsi="Times New Roman" w:cs="Times New Roman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8100E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08100E"/>
    <w:pPr>
      <w:spacing w:after="100"/>
      <w:ind w:left="400"/>
    </w:pPr>
  </w:style>
  <w:style w:type="table" w:styleId="Listeclaire-Accent3">
    <w:name w:val="Light List Accent 3"/>
    <w:basedOn w:val="TableauNormal"/>
    <w:uiPriority w:val="61"/>
    <w:rsid w:val="00A9369A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A9369A"/>
    <w:pPr>
      <w:tabs>
        <w:tab w:val="decimal" w:pos="360"/>
      </w:tabs>
      <w:spacing w:after="200" w:line="276" w:lineRule="auto"/>
    </w:pPr>
    <w:rPr>
      <w:rFonts w:asciiTheme="minorHAnsi" w:hAnsiTheme="minorHAnsi" w:cstheme="minorBidi"/>
      <w:sz w:val="22"/>
      <w:szCs w:val="22"/>
      <w:lang w:val="en-US" w:eastAsia="ja-JP"/>
    </w:rPr>
  </w:style>
  <w:style w:type="paragraph" w:styleId="Notedebasdepage">
    <w:name w:val="footnote text"/>
    <w:basedOn w:val="Normal"/>
    <w:link w:val="NotedebasdepageCar"/>
    <w:uiPriority w:val="99"/>
    <w:unhideWhenUsed/>
    <w:rsid w:val="00A9369A"/>
    <w:rPr>
      <w:rFonts w:asciiTheme="minorHAnsi" w:eastAsiaTheme="minorEastAsia" w:hAnsiTheme="minorHAnsi" w:cstheme="minorBidi"/>
      <w:lang w:val="en-US" w:eastAsia="ja-JP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A9369A"/>
    <w:rPr>
      <w:rFonts w:eastAsiaTheme="minorEastAsia"/>
      <w:sz w:val="20"/>
      <w:szCs w:val="20"/>
      <w:lang w:val="en-US" w:eastAsia="ja-JP"/>
    </w:rPr>
  </w:style>
  <w:style w:type="character" w:styleId="Emphaseple">
    <w:name w:val="Subtle Emphasis"/>
    <w:basedOn w:val="Policepardfaut"/>
    <w:uiPriority w:val="19"/>
    <w:qFormat/>
    <w:rsid w:val="00A9369A"/>
    <w:rPr>
      <w:i/>
      <w:iCs/>
      <w:color w:val="7F7F7F" w:themeColor="text1" w:themeTint="80"/>
    </w:rPr>
  </w:style>
  <w:style w:type="table" w:styleId="Trameclaire-Accent1">
    <w:name w:val="Light Shading Accent 1"/>
    <w:basedOn w:val="TableauNormal"/>
    <w:uiPriority w:val="60"/>
    <w:rsid w:val="00A9369A"/>
    <w:pPr>
      <w:spacing w:after="0" w:line="240" w:lineRule="auto"/>
    </w:pPr>
    <w:rPr>
      <w:rFonts w:eastAsiaTheme="minorEastAsia"/>
      <w:color w:val="365F91" w:themeColor="accent1" w:themeShade="BF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illedutableau">
    <w:name w:val="Table Grid"/>
    <w:basedOn w:val="TableauNormal"/>
    <w:uiPriority w:val="59"/>
    <w:rsid w:val="006F42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eclaire-Accent5">
    <w:name w:val="Light List Accent 5"/>
    <w:basedOn w:val="TableauNormal"/>
    <w:uiPriority w:val="61"/>
    <w:rsid w:val="006F42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rameclaire-Accent6">
    <w:name w:val="Light Shading Accent 6"/>
    <w:basedOn w:val="TableauNormal"/>
    <w:uiPriority w:val="60"/>
    <w:rsid w:val="006F4224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Tramemoyenne1-Accent1">
    <w:name w:val="Medium Shading 1 Accent 1"/>
    <w:basedOn w:val="TableauNormal"/>
    <w:uiPriority w:val="63"/>
    <w:rsid w:val="006F42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2">
    <w:name w:val="Light List Accent 2"/>
    <w:basedOn w:val="TableauNormal"/>
    <w:uiPriority w:val="61"/>
    <w:rsid w:val="006F42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i">
    <w:name w:val="api"/>
    <w:basedOn w:val="Policepardfaut"/>
    <w:rsid w:val="00E0226F"/>
  </w:style>
  <w:style w:type="character" w:customStyle="1" w:styleId="noprint">
    <w:name w:val="noprint"/>
    <w:basedOn w:val="Policepardfaut"/>
    <w:rsid w:val="00E0226F"/>
  </w:style>
  <w:style w:type="character" w:customStyle="1" w:styleId="nowrap1">
    <w:name w:val="nowrap1"/>
    <w:basedOn w:val="Policepardfaut"/>
    <w:rsid w:val="00E0226F"/>
  </w:style>
  <w:style w:type="paragraph" w:styleId="Notedefin">
    <w:name w:val="endnote text"/>
    <w:basedOn w:val="Normal"/>
    <w:link w:val="NotedefinCar"/>
    <w:uiPriority w:val="99"/>
    <w:semiHidden/>
    <w:unhideWhenUsed/>
    <w:rsid w:val="00E0226F"/>
  </w:style>
  <w:style w:type="character" w:customStyle="1" w:styleId="NotedefinCar">
    <w:name w:val="Note de fin Car"/>
    <w:basedOn w:val="Policepardfaut"/>
    <w:link w:val="Notedefin"/>
    <w:uiPriority w:val="99"/>
    <w:semiHidden/>
    <w:rsid w:val="00E0226F"/>
    <w:rPr>
      <w:rFonts w:ascii="Arial" w:hAnsi="Arial" w:cs="Arial"/>
      <w:sz w:val="20"/>
      <w:szCs w:val="20"/>
      <w:lang w:eastAsia="fr-FR"/>
    </w:rPr>
  </w:style>
  <w:style w:type="character" w:styleId="Appeldenotedefin">
    <w:name w:val="endnote reference"/>
    <w:basedOn w:val="Policepardfaut"/>
    <w:uiPriority w:val="99"/>
    <w:semiHidden/>
    <w:unhideWhenUsed/>
    <w:rsid w:val="00E0226F"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sid w:val="00E0226F"/>
    <w:rPr>
      <w:color w:val="800080" w:themeColor="followedHyperlink"/>
      <w:u w:val="single"/>
    </w:rPr>
  </w:style>
  <w:style w:type="character" w:styleId="Appelnotedebasdep">
    <w:name w:val="footnote reference"/>
    <w:basedOn w:val="Policepardfaut"/>
    <w:uiPriority w:val="99"/>
    <w:semiHidden/>
    <w:unhideWhenUsed/>
    <w:rsid w:val="00E0226F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98773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87739"/>
  </w:style>
  <w:style w:type="character" w:customStyle="1" w:styleId="CommentaireCar">
    <w:name w:val="Commentaire Car"/>
    <w:basedOn w:val="Policepardfaut"/>
    <w:link w:val="Commentaire"/>
    <w:uiPriority w:val="99"/>
    <w:semiHidden/>
    <w:rsid w:val="00987739"/>
    <w:rPr>
      <w:rFonts w:ascii="Arial" w:hAnsi="Arial" w:cs="Arial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8773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87739"/>
    <w:rPr>
      <w:rFonts w:ascii="Arial" w:hAnsi="Arial" w:cs="Arial"/>
      <w:b/>
      <w:bCs/>
      <w:sz w:val="20"/>
      <w:szCs w:val="20"/>
      <w:lang w:eastAsia="fr-FR"/>
    </w:rPr>
  </w:style>
  <w:style w:type="paragraph" w:customStyle="1" w:styleId="TableTextAltT">
    <w:name w:val="TableText (Alt+T)"/>
    <w:basedOn w:val="Normal"/>
    <w:rsid w:val="00C465E6"/>
    <w:pPr>
      <w:keepLines/>
      <w:autoSpaceDE w:val="0"/>
      <w:autoSpaceDN w:val="0"/>
      <w:adjustRightInd w:val="0"/>
      <w:spacing w:before="120" w:after="80"/>
    </w:pPr>
    <w:rPr>
      <w:rFonts w:ascii="Times New Roman" w:eastAsia="Times New Roman" w:hAnsi="Times New Roman" w:cs="Times New Roman"/>
      <w:sz w:val="18"/>
      <w:lang w:eastAsia="en-US"/>
    </w:rPr>
  </w:style>
  <w:style w:type="paragraph" w:customStyle="1" w:styleId="TableLevel1Numbered">
    <w:name w:val="Table Level 1 Numbered"/>
    <w:basedOn w:val="Normal"/>
    <w:rsid w:val="00C465E6"/>
    <w:pPr>
      <w:tabs>
        <w:tab w:val="num" w:pos="720"/>
      </w:tabs>
      <w:autoSpaceDE w:val="0"/>
      <w:autoSpaceDN w:val="0"/>
      <w:adjustRightInd w:val="0"/>
      <w:spacing w:before="120" w:after="120"/>
      <w:ind w:left="720" w:hanging="504"/>
    </w:pPr>
    <w:rPr>
      <w:rFonts w:ascii="Times New Roman" w:eastAsia="Times New Roman" w:hAnsi="Times New Roman" w:cs="Times New Roman"/>
      <w:sz w:val="22"/>
      <w:szCs w:val="24"/>
      <w:lang w:eastAsia="en-US"/>
    </w:rPr>
  </w:style>
  <w:style w:type="paragraph" w:customStyle="1" w:styleId="TableLevel5Numbered">
    <w:name w:val="Table Level 5 Numbered"/>
    <w:basedOn w:val="Normal"/>
    <w:rsid w:val="00C465E6"/>
    <w:pPr>
      <w:tabs>
        <w:tab w:val="num" w:pos="1296"/>
      </w:tabs>
      <w:autoSpaceDE w:val="0"/>
      <w:autoSpaceDN w:val="0"/>
      <w:adjustRightInd w:val="0"/>
      <w:spacing w:before="120" w:after="120"/>
      <w:ind w:left="1296" w:hanging="576"/>
    </w:pPr>
    <w:rPr>
      <w:rFonts w:ascii="Times New Roman" w:eastAsia="Times New Roman" w:hAnsi="Times New Roman" w:cs="Times New Roman"/>
      <w:sz w:val="22"/>
      <w:szCs w:val="24"/>
      <w:lang w:eastAsia="en-US"/>
    </w:rPr>
  </w:style>
  <w:style w:type="paragraph" w:customStyle="1" w:styleId="TableLevel2Numbered">
    <w:name w:val="Table Level 2 Numbered"/>
    <w:basedOn w:val="Normal"/>
    <w:rsid w:val="00C465E6"/>
    <w:pPr>
      <w:tabs>
        <w:tab w:val="num" w:pos="720"/>
      </w:tabs>
      <w:autoSpaceDE w:val="0"/>
      <w:autoSpaceDN w:val="0"/>
      <w:adjustRightInd w:val="0"/>
      <w:spacing w:before="120" w:after="120"/>
      <w:ind w:left="720" w:hanging="504"/>
    </w:pPr>
    <w:rPr>
      <w:rFonts w:ascii="Times New Roman" w:eastAsia="Times New Roman" w:hAnsi="Times New Roman" w:cs="Times New Roman"/>
      <w:sz w:val="22"/>
      <w:szCs w:val="24"/>
      <w:lang w:eastAsia="en-US"/>
    </w:rPr>
  </w:style>
  <w:style w:type="paragraph" w:customStyle="1" w:styleId="Tableau">
    <w:name w:val="Tableau"/>
    <w:basedOn w:val="Corpsdetexte"/>
    <w:rsid w:val="00C465E6"/>
    <w:pPr>
      <w:numPr>
        <w:ilvl w:val="1"/>
      </w:numPr>
      <w:tabs>
        <w:tab w:val="num" w:pos="504"/>
      </w:tabs>
      <w:autoSpaceDE w:val="0"/>
      <w:autoSpaceDN w:val="0"/>
      <w:adjustRightInd w:val="0"/>
      <w:spacing w:before="60" w:after="60"/>
    </w:pPr>
    <w:rPr>
      <w:rFonts w:ascii="VAG Rounded Lt" w:eastAsia="Times New Roman" w:hAnsi="VAG Rounded Lt" w:cs="Times New Roman"/>
      <w:sz w:val="22"/>
    </w:rPr>
  </w:style>
  <w:style w:type="paragraph" w:customStyle="1" w:styleId="P2">
    <w:name w:val="P2"/>
    <w:basedOn w:val="Normal"/>
    <w:rsid w:val="00C465E6"/>
    <w:pPr>
      <w:autoSpaceDE w:val="0"/>
      <w:autoSpaceDN w:val="0"/>
      <w:adjustRightInd w:val="0"/>
      <w:spacing w:after="120"/>
      <w:ind w:left="1418"/>
    </w:pPr>
    <w:rPr>
      <w:rFonts w:eastAsia="Times New Roman" w:cs="Times New Roman"/>
    </w:rPr>
  </w:style>
  <w:style w:type="paragraph" w:styleId="Lgende">
    <w:name w:val="caption"/>
    <w:basedOn w:val="Normal"/>
    <w:next w:val="Normal"/>
    <w:uiPriority w:val="35"/>
    <w:unhideWhenUsed/>
    <w:qFormat/>
    <w:rsid w:val="006E5E83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7651F1"/>
    <w:rPr>
      <w:color w:val="808080"/>
    </w:rPr>
  </w:style>
  <w:style w:type="character" w:customStyle="1" w:styleId="systranseg">
    <w:name w:val="systran_seg"/>
    <w:basedOn w:val="Policepardfaut"/>
    <w:rsid w:val="00DB5239"/>
  </w:style>
  <w:style w:type="character" w:customStyle="1" w:styleId="systrantokenword">
    <w:name w:val="systran_token_word"/>
    <w:basedOn w:val="Policepardfaut"/>
    <w:rsid w:val="00DB5239"/>
  </w:style>
  <w:style w:type="character" w:customStyle="1" w:styleId="systrantokenpunctuation">
    <w:name w:val="systran_token_punctuation"/>
    <w:basedOn w:val="Policepardfaut"/>
    <w:rsid w:val="00DB5239"/>
  </w:style>
  <w:style w:type="character" w:customStyle="1" w:styleId="systrantokenentity">
    <w:name w:val="systran_token_entity"/>
    <w:basedOn w:val="Policepardfaut"/>
    <w:rsid w:val="00DB5239"/>
  </w:style>
  <w:style w:type="character" w:customStyle="1" w:styleId="systrantokennumeric">
    <w:name w:val="systran_token_numeric"/>
    <w:basedOn w:val="Policepardfaut"/>
    <w:rsid w:val="00DB52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1EF"/>
    <w:pPr>
      <w:spacing w:after="0" w:line="240" w:lineRule="auto"/>
    </w:pPr>
    <w:rPr>
      <w:rFonts w:ascii="Arial" w:hAnsi="Arial" w:cs="Arial"/>
      <w:sz w:val="20"/>
      <w:szCs w:val="20"/>
      <w:lang w:eastAsia="fr-FR"/>
    </w:rPr>
  </w:style>
  <w:style w:type="paragraph" w:styleId="Titre1">
    <w:name w:val="heading 1"/>
    <w:aliases w:val="H1,Quest1,1titre,1titre1,1titre2,1titre3,1titre4,1titre5,1titre6,h1,l1,level 1,level1,1,main title,Section,R&amp;S - Titre 1,t,Activité,Titre 11,t1.T1.Titre 1,t1.T1,Header1,Prophead level 1,Prophead 1,Section heading,Forward,Heading 1a,II+"/>
    <w:basedOn w:val="Normal"/>
    <w:next w:val="Corpsdetexte"/>
    <w:link w:val="Titre1Car"/>
    <w:qFormat/>
    <w:rsid w:val="008955DD"/>
    <w:pPr>
      <w:keepNext/>
      <w:numPr>
        <w:numId w:val="9"/>
      </w:numPr>
      <w:suppressAutoHyphens/>
      <w:spacing w:before="360" w:after="180"/>
      <w:ind w:right="29"/>
      <w:outlineLvl w:val="0"/>
    </w:pPr>
    <w:rPr>
      <w:rFonts w:eastAsia="Times New Roman"/>
      <w:b/>
      <w:color w:val="000000"/>
      <w:spacing w:val="6"/>
      <w:kern w:val="28"/>
      <w:sz w:val="24"/>
      <w:szCs w:val="44"/>
      <w:u w:val="single"/>
    </w:rPr>
  </w:style>
  <w:style w:type="paragraph" w:styleId="Titre2">
    <w:name w:val="heading 2"/>
    <w:aliases w:val="H2"/>
    <w:basedOn w:val="NormalWeb"/>
    <w:next w:val="Corpsdetexte"/>
    <w:link w:val="Titre2Car"/>
    <w:qFormat/>
    <w:rsid w:val="00C37D84"/>
    <w:pPr>
      <w:keepNext/>
      <w:numPr>
        <w:ilvl w:val="1"/>
        <w:numId w:val="9"/>
      </w:numPr>
      <w:suppressAutoHyphens/>
      <w:spacing w:before="120" w:after="120"/>
      <w:ind w:left="709" w:right="28" w:hanging="709"/>
      <w:outlineLvl w:val="1"/>
    </w:pPr>
    <w:rPr>
      <w:rFonts w:ascii="Arial" w:eastAsia="Times New Roman" w:hAnsi="Arial"/>
      <w:b/>
      <w:color w:val="000000"/>
      <w:spacing w:val="6"/>
      <w:szCs w:val="36"/>
    </w:rPr>
  </w:style>
  <w:style w:type="paragraph" w:styleId="Titre3">
    <w:name w:val="heading 3"/>
    <w:aliases w:val="H3,h3,l3,level3,3,heading 3,summit,Kop 3V,R&amp;S - Titre 3,Titre 31,t3.T3,CT,ttt,t3,Heading 3 - old,header 5,Headline3,Prophead 3,Titre 3 Fred,3heading,H3-Heading 3,l3.3,list 3,list3,Heading3,subhead,Heading No. L3,1.,Chapitre,H31,L3,h31"/>
    <w:basedOn w:val="Titre2"/>
    <w:next w:val="Corpsdetexte"/>
    <w:link w:val="Titre3Car"/>
    <w:qFormat/>
    <w:rsid w:val="00C37D84"/>
    <w:pPr>
      <w:numPr>
        <w:ilvl w:val="2"/>
      </w:numPr>
      <w:ind w:left="709" w:right="0" w:hanging="709"/>
      <w:outlineLvl w:val="2"/>
    </w:pPr>
    <w:rPr>
      <w:b w:val="0"/>
      <w:szCs w:val="28"/>
    </w:rPr>
  </w:style>
  <w:style w:type="paragraph" w:styleId="Titre4">
    <w:name w:val="heading 4"/>
    <w:aliases w:val="H4,R&amp;S - Titre 4,Titre 41,t4.T4,l4,I4,(Shift Ctrl 4),Headline4,Bullet 1,h4,Titre 4 Fred,4heading,4,H4-Heading 4,heading4,Heading4,a.,heading 4,H4-Heading 4&#10;,Avsnitt,4heading1,41,H41,H4-Heading 41,l41,heading41,Heading41,h41,a.1,42,H42"/>
    <w:basedOn w:val="Titre3"/>
    <w:next w:val="Corpsdetexte"/>
    <w:link w:val="Titre4Car"/>
    <w:qFormat/>
    <w:rsid w:val="005571EF"/>
    <w:pPr>
      <w:numPr>
        <w:ilvl w:val="3"/>
      </w:numPr>
      <w:spacing w:after="180"/>
      <w:outlineLvl w:val="3"/>
    </w:pPr>
    <w:rPr>
      <w:szCs w:val="24"/>
    </w:rPr>
  </w:style>
  <w:style w:type="paragraph" w:styleId="Titre5">
    <w:name w:val="heading 5"/>
    <w:aliases w:val="Roman list,H5,5,H5-Heading 5,l5,heading5,h5,Heading5,H5-Heading 5&#10;,heading 5,Underavsnitt,51,H5-Heading 51,l51,heading51,h51,Heading51,H5-Heading 5&#10;1,heading 51,Underavsnitt1,52,H5-Heading 52,l52,heading52,h52,Heading52,H5-Heading 5&#10;2"/>
    <w:basedOn w:val="Normal"/>
    <w:next w:val="Normal"/>
    <w:link w:val="Titre5Car"/>
    <w:qFormat/>
    <w:rsid w:val="005571EF"/>
    <w:pPr>
      <w:numPr>
        <w:ilvl w:val="4"/>
        <w:numId w:val="9"/>
      </w:numPr>
      <w:spacing w:before="240" w:after="60"/>
      <w:outlineLvl w:val="4"/>
    </w:pPr>
    <w:rPr>
      <w:rFonts w:eastAsia="Times New Roman"/>
      <w:sz w:val="22"/>
      <w:szCs w:val="22"/>
    </w:rPr>
  </w:style>
  <w:style w:type="paragraph" w:styleId="Titre6">
    <w:name w:val="heading 6"/>
    <w:aliases w:val="Bullet list,H6,6,Requirement,h6,Heading6,61,Requirement1,h61,Heading61,62,Requirement2,h62,Heading62,63,Requirement3,h63,Heading63,sub-dash,sd,Sous-titre 3,Do Not Use,(Shift Ctrl 6),Annexe1,T6,heading 6,Ref Heading 3,rh3,Ref Heading 31"/>
    <w:basedOn w:val="Normal"/>
    <w:next w:val="Normal"/>
    <w:link w:val="Titre6Car"/>
    <w:qFormat/>
    <w:rsid w:val="005571EF"/>
    <w:pPr>
      <w:numPr>
        <w:ilvl w:val="5"/>
        <w:numId w:val="9"/>
      </w:numPr>
      <w:spacing w:before="240" w:after="60"/>
      <w:outlineLvl w:val="5"/>
    </w:pPr>
    <w:rPr>
      <w:rFonts w:eastAsia="Times New Roman"/>
      <w:i/>
      <w:iCs/>
      <w:sz w:val="22"/>
      <w:szCs w:val="22"/>
    </w:rPr>
  </w:style>
  <w:style w:type="paragraph" w:styleId="Titre7">
    <w:name w:val="heading 7"/>
    <w:aliases w:val="7,ExhibitTitle,Objective,heading7,req3,st,71,ExhibitTitle1,Objective1,heading71,req31,st1,72,ExhibitTitle2,Objective2,heading72,req32,st2,73,ExhibitTitle3,Objective3,heading73,req33,st3,h7,Sous-titre 4,Do Not Use3,Annexe 21,Annexe 22"/>
    <w:basedOn w:val="Normal"/>
    <w:next w:val="Normal"/>
    <w:link w:val="Titre7Car"/>
    <w:qFormat/>
    <w:rsid w:val="005571EF"/>
    <w:pPr>
      <w:numPr>
        <w:ilvl w:val="6"/>
        <w:numId w:val="9"/>
      </w:numPr>
      <w:spacing w:before="240" w:after="60"/>
      <w:outlineLvl w:val="6"/>
    </w:pPr>
    <w:rPr>
      <w:rFonts w:eastAsia="Times New Roman"/>
    </w:rPr>
  </w:style>
  <w:style w:type="paragraph" w:styleId="Titre8">
    <w:name w:val="heading 8"/>
    <w:aliases w:val="8,FigureTitle,Condition,requirement,req2,req,81,FigureTitle1,Condition1,requirement1,req21,req4,82,FigureTitle2,Condition2,requirement2,req22,req5,83,FigureTitle3,Condition3,requirement3,req23,req6,h8,Sous-titre 5,Do Not Use2,Annexe 2"/>
    <w:basedOn w:val="Normal"/>
    <w:next w:val="Normal"/>
    <w:link w:val="Titre8Car"/>
    <w:qFormat/>
    <w:rsid w:val="005571EF"/>
    <w:pPr>
      <w:numPr>
        <w:ilvl w:val="7"/>
        <w:numId w:val="9"/>
      </w:numPr>
      <w:spacing w:before="240" w:after="60"/>
      <w:outlineLvl w:val="7"/>
    </w:pPr>
    <w:rPr>
      <w:rFonts w:eastAsia="Times New Roman"/>
      <w:i/>
      <w:iCs/>
    </w:rPr>
  </w:style>
  <w:style w:type="paragraph" w:styleId="Titre9">
    <w:name w:val="heading 9"/>
    <w:aliases w:val="Titre 10,h9,RFP Reference,App Heading,Do Not Use1,Annexe 3,Annexe4,T9,progress, progress,ft,Annexe 4,Annexe 41,Annexe 42,Annexe 43,Annexe 44,Annexe 45,Annexe 46,Annexe 47,titre l1c1,titre l1c11,titre l1c12,titre l1c13,titre l1c14,9,rb"/>
    <w:basedOn w:val="Normal"/>
    <w:next w:val="Normal"/>
    <w:link w:val="Titre9Car"/>
    <w:qFormat/>
    <w:rsid w:val="005571EF"/>
    <w:pPr>
      <w:numPr>
        <w:ilvl w:val="8"/>
        <w:numId w:val="1"/>
      </w:numPr>
      <w:spacing w:before="240" w:after="60"/>
      <w:outlineLvl w:val="8"/>
    </w:pPr>
    <w:rPr>
      <w:rFonts w:eastAsia="Times New Roman"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Quest1 Car,1titre Car,1titre1 Car,1titre2 Car,1titre3 Car,1titre4 Car,1titre5 Car,1titre6 Car,h1 Car,l1 Car,level 1 Car,level1 Car,1 Car,main title Car,Section Car,R&amp;S - Titre 1 Car,t Car,Activité Car,Titre 11 Car,t1.T1.Titre 1 Car"/>
    <w:basedOn w:val="Policepardfaut"/>
    <w:link w:val="Titre1"/>
    <w:rsid w:val="008955DD"/>
    <w:rPr>
      <w:rFonts w:ascii="Arial" w:eastAsia="Times New Roman" w:hAnsi="Arial" w:cs="Arial"/>
      <w:b/>
      <w:color w:val="000000"/>
      <w:spacing w:val="6"/>
      <w:kern w:val="28"/>
      <w:sz w:val="24"/>
      <w:szCs w:val="44"/>
      <w:u w:val="single"/>
      <w:lang w:eastAsia="fr-FR"/>
    </w:rPr>
  </w:style>
  <w:style w:type="paragraph" w:styleId="Corpsdetexte">
    <w:name w:val="Body Text"/>
    <w:basedOn w:val="Normal"/>
    <w:link w:val="CorpsdetexteCar"/>
    <w:unhideWhenUsed/>
    <w:rsid w:val="005571EF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5571EF"/>
    <w:rPr>
      <w:rFonts w:ascii="Arial" w:hAnsi="Arial" w:cs="Arial"/>
      <w:sz w:val="20"/>
      <w:szCs w:val="20"/>
      <w:lang w:eastAsia="fr-FR"/>
    </w:rPr>
  </w:style>
  <w:style w:type="character" w:customStyle="1" w:styleId="Titre2Car">
    <w:name w:val="Titre 2 Car"/>
    <w:aliases w:val="H2 Car"/>
    <w:basedOn w:val="Policepardfaut"/>
    <w:link w:val="Titre2"/>
    <w:rsid w:val="00C37D84"/>
    <w:rPr>
      <w:rFonts w:ascii="Arial" w:eastAsia="Times New Roman" w:hAnsi="Arial" w:cs="Times New Roman"/>
      <w:b/>
      <w:color w:val="000000"/>
      <w:spacing w:val="6"/>
      <w:sz w:val="24"/>
      <w:szCs w:val="36"/>
      <w:lang w:eastAsia="fr-FR"/>
    </w:rPr>
  </w:style>
  <w:style w:type="character" w:customStyle="1" w:styleId="Titre3Car">
    <w:name w:val="Titre 3 Car"/>
    <w:aliases w:val="H3 Car,h3 Car,l3 Car,level3 Car,3 Car,heading 3 Car,summit Car,Kop 3V Car,R&amp;S - Titre 3 Car,Titre 31 Car,t3.T3 Car,CT Car,ttt Car,t3 Car,Heading 3 - old Car,header 5 Car,Headline3 Car,Prophead 3 Car,Titre 3 Fred Car,3heading Car,l3.3 Car"/>
    <w:basedOn w:val="Policepardfaut"/>
    <w:link w:val="Titre3"/>
    <w:rsid w:val="00C37D84"/>
    <w:rPr>
      <w:rFonts w:ascii="Arial" w:eastAsia="Times New Roman" w:hAnsi="Arial" w:cs="Times New Roman"/>
      <w:color w:val="000000"/>
      <w:spacing w:val="6"/>
      <w:sz w:val="24"/>
      <w:szCs w:val="28"/>
      <w:lang w:eastAsia="fr-FR"/>
    </w:rPr>
  </w:style>
  <w:style w:type="character" w:customStyle="1" w:styleId="Titre4Car">
    <w:name w:val="Titre 4 Car"/>
    <w:aliases w:val="H4 Car,R&amp;S - Titre 4 Car,Titre 41 Car,t4.T4 Car,l4 Car,I4 Car,(Shift Ctrl 4) Car,Headline4 Car,Bullet 1 Car,h4 Car,Titre 4 Fred Car,4heading Car,4 Car,H4-Heading 4 Car,heading4 Car,Heading4 Car,a. Car,heading 4 Car,H4-Heading 4&#10; Car,41 Car"/>
    <w:basedOn w:val="Policepardfaut"/>
    <w:link w:val="Titre4"/>
    <w:rsid w:val="005571EF"/>
    <w:rPr>
      <w:rFonts w:ascii="VAG Rounded Lt" w:eastAsia="Times New Roman" w:hAnsi="VAG Rounded Lt" w:cs="Arial"/>
      <w:color w:val="000000"/>
      <w:spacing w:val="6"/>
      <w:sz w:val="24"/>
      <w:szCs w:val="24"/>
      <w:lang w:eastAsia="fr-FR"/>
    </w:rPr>
  </w:style>
  <w:style w:type="character" w:customStyle="1" w:styleId="Titre5Car">
    <w:name w:val="Titre 5 Car"/>
    <w:aliases w:val="Roman list Car,H5 Car,5 Car,H5-Heading 5 Car,l5 Car,heading5 Car,h5 Car,Heading5 Car,H5-Heading 5&#10; Car,heading 5 Car,Underavsnitt Car,51 Car,H5-Heading 51 Car,l51 Car,heading51 Car,h51 Car,Heading51 Car,H5-Heading 5&#10;1 Car,heading 51 Car"/>
    <w:basedOn w:val="Policepardfaut"/>
    <w:link w:val="Titre5"/>
    <w:rsid w:val="005571EF"/>
    <w:rPr>
      <w:rFonts w:ascii="Arial" w:eastAsia="Times New Roman" w:hAnsi="Arial" w:cs="Arial"/>
      <w:lang w:eastAsia="fr-FR"/>
    </w:rPr>
  </w:style>
  <w:style w:type="character" w:customStyle="1" w:styleId="Titre6Car">
    <w:name w:val="Titre 6 Car"/>
    <w:aliases w:val="Bullet list Car,H6 Car,6 Car,Requirement Car,h6 Car,Heading6 Car,61 Car,Requirement1 Car,h61 Car,Heading61 Car,62 Car,Requirement2 Car,h62 Car,Heading62 Car,63 Car,Requirement3 Car,h63 Car,Heading63 Car,sub-dash Car,sd Car,Sous-titre 3 Car"/>
    <w:basedOn w:val="Policepardfaut"/>
    <w:link w:val="Titre6"/>
    <w:rsid w:val="005571EF"/>
    <w:rPr>
      <w:rFonts w:ascii="Arial" w:eastAsia="Times New Roman" w:hAnsi="Arial" w:cs="Arial"/>
      <w:i/>
      <w:iCs/>
      <w:lang w:eastAsia="fr-FR"/>
    </w:rPr>
  </w:style>
  <w:style w:type="character" w:customStyle="1" w:styleId="Titre7Car">
    <w:name w:val="Titre 7 Car"/>
    <w:aliases w:val="7 Car,ExhibitTitle Car,Objective Car,heading7 Car,req3 Car,st Car,71 Car,ExhibitTitle1 Car,Objective1 Car,heading71 Car,req31 Car,st1 Car,72 Car,ExhibitTitle2 Car,Objective2 Car,heading72 Car,req32 Car,st2 Car,73 Car,ExhibitTitle3 Car,h7 Car"/>
    <w:basedOn w:val="Policepardfaut"/>
    <w:link w:val="Titre7"/>
    <w:rsid w:val="005571EF"/>
    <w:rPr>
      <w:rFonts w:ascii="Arial" w:eastAsia="Times New Roman" w:hAnsi="Arial" w:cs="Arial"/>
      <w:sz w:val="20"/>
      <w:szCs w:val="20"/>
      <w:lang w:eastAsia="fr-FR"/>
    </w:rPr>
  </w:style>
  <w:style w:type="character" w:customStyle="1" w:styleId="Titre8Car">
    <w:name w:val="Titre 8 Car"/>
    <w:aliases w:val="8 Car,FigureTitle Car,Condition Car,requirement Car,req2 Car,req Car,81 Car,FigureTitle1 Car,Condition1 Car,requirement1 Car,req21 Car,req4 Car,82 Car,FigureTitle2 Car,Condition2 Car,requirement2 Car,req22 Car,req5 Car,83 Car,Condition3 Car"/>
    <w:basedOn w:val="Policepardfaut"/>
    <w:link w:val="Titre8"/>
    <w:rsid w:val="005571EF"/>
    <w:rPr>
      <w:rFonts w:ascii="Arial" w:eastAsia="Times New Roman" w:hAnsi="Arial" w:cs="Arial"/>
      <w:i/>
      <w:iCs/>
      <w:sz w:val="20"/>
      <w:szCs w:val="20"/>
      <w:lang w:eastAsia="fr-FR"/>
    </w:rPr>
  </w:style>
  <w:style w:type="character" w:customStyle="1" w:styleId="Titre9Car">
    <w:name w:val="Titre 9 Car"/>
    <w:aliases w:val="Titre 10 Car,h9 Car,RFP Reference Car,App Heading Car,Do Not Use1 Car,Annexe 3 Car,Annexe4 Car,T9 Car,progress Car, progress Car,ft Car,Annexe 4 Car,Annexe 41 Car,Annexe 42 Car,Annexe 43 Car,Annexe 44 Car,Annexe 45 Car,Annexe 46 Car,9 Car"/>
    <w:basedOn w:val="Policepardfaut"/>
    <w:link w:val="Titre9"/>
    <w:rsid w:val="005571EF"/>
    <w:rPr>
      <w:rFonts w:ascii="Arial" w:eastAsia="Times New Roman" w:hAnsi="Arial" w:cs="Arial"/>
      <w:i/>
      <w:iCs/>
      <w:sz w:val="18"/>
      <w:szCs w:val="18"/>
      <w:lang w:eastAsia="fr-FR"/>
    </w:rPr>
  </w:style>
  <w:style w:type="paragraph" w:styleId="Paragraphedeliste">
    <w:name w:val="List Paragraph"/>
    <w:basedOn w:val="Normal"/>
    <w:uiPriority w:val="34"/>
    <w:qFormat/>
    <w:rsid w:val="005571EF"/>
    <w:pPr>
      <w:ind w:left="720"/>
      <w:contextualSpacing/>
    </w:pPr>
    <w:rPr>
      <w:rFonts w:eastAsia="Times New Roman"/>
    </w:rPr>
  </w:style>
  <w:style w:type="character" w:styleId="Lienhypertexte">
    <w:name w:val="Hyperlink"/>
    <w:basedOn w:val="Policepardfaut"/>
    <w:uiPriority w:val="99"/>
    <w:unhideWhenUsed/>
    <w:rsid w:val="008342A1"/>
    <w:rPr>
      <w:color w:val="0000FF"/>
      <w:u w:val="single"/>
    </w:rPr>
  </w:style>
  <w:style w:type="character" w:customStyle="1" w:styleId="citecrochet1">
    <w:name w:val="cite_crochet1"/>
    <w:basedOn w:val="Policepardfaut"/>
    <w:rsid w:val="008342A1"/>
    <w:rPr>
      <w:vanish/>
      <w:webHidden w:val="0"/>
      <w:specVanish w:val="0"/>
    </w:rPr>
  </w:style>
  <w:style w:type="paragraph" w:styleId="En-tte">
    <w:name w:val="header"/>
    <w:basedOn w:val="Normal"/>
    <w:link w:val="En-tteCar"/>
    <w:uiPriority w:val="99"/>
    <w:unhideWhenUsed/>
    <w:rsid w:val="001E0A1D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1E0A1D"/>
    <w:rPr>
      <w:rFonts w:ascii="Arial" w:hAnsi="Arial" w:cs="Arial"/>
      <w:sz w:val="20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6E5E83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E5E83"/>
    <w:rPr>
      <w:rFonts w:ascii="Arial" w:hAnsi="Arial" w:cs="Arial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E0A1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0A1D"/>
    <w:rPr>
      <w:rFonts w:ascii="Tahoma" w:hAnsi="Tahoma" w:cs="Tahoma"/>
      <w:sz w:val="16"/>
      <w:szCs w:val="16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955DD"/>
    <w:pPr>
      <w:keepLines/>
      <w:numPr>
        <w:numId w:val="0"/>
      </w:numPr>
      <w:suppressAutoHyphens w:val="0"/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pacing w:val="0"/>
      <w:kern w:val="0"/>
      <w:sz w:val="28"/>
      <w:szCs w:val="28"/>
      <w:lang w:val="en-US"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08100E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C37D84"/>
    <w:rPr>
      <w:rFonts w:ascii="Times New Roman" w:hAnsi="Times New Roman" w:cs="Times New Roman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8100E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08100E"/>
    <w:pPr>
      <w:spacing w:after="100"/>
      <w:ind w:left="400"/>
    </w:pPr>
  </w:style>
  <w:style w:type="table" w:styleId="Listeclaire-Accent3">
    <w:name w:val="Light List Accent 3"/>
    <w:basedOn w:val="TableauNormal"/>
    <w:uiPriority w:val="61"/>
    <w:rsid w:val="00A9369A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A9369A"/>
    <w:pPr>
      <w:tabs>
        <w:tab w:val="decimal" w:pos="360"/>
      </w:tabs>
      <w:spacing w:after="200" w:line="276" w:lineRule="auto"/>
    </w:pPr>
    <w:rPr>
      <w:rFonts w:asciiTheme="minorHAnsi" w:hAnsiTheme="minorHAnsi" w:cstheme="minorBidi"/>
      <w:sz w:val="22"/>
      <w:szCs w:val="22"/>
      <w:lang w:val="en-US" w:eastAsia="ja-JP"/>
    </w:rPr>
  </w:style>
  <w:style w:type="paragraph" w:styleId="Notedebasdepage">
    <w:name w:val="footnote text"/>
    <w:basedOn w:val="Normal"/>
    <w:link w:val="NotedebasdepageCar"/>
    <w:uiPriority w:val="99"/>
    <w:unhideWhenUsed/>
    <w:rsid w:val="00A9369A"/>
    <w:rPr>
      <w:rFonts w:asciiTheme="minorHAnsi" w:eastAsiaTheme="minorEastAsia" w:hAnsiTheme="minorHAnsi" w:cstheme="minorBidi"/>
      <w:lang w:val="en-US" w:eastAsia="ja-JP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A9369A"/>
    <w:rPr>
      <w:rFonts w:eastAsiaTheme="minorEastAsia"/>
      <w:sz w:val="20"/>
      <w:szCs w:val="20"/>
      <w:lang w:val="en-US" w:eastAsia="ja-JP"/>
    </w:rPr>
  </w:style>
  <w:style w:type="character" w:styleId="Emphaseple">
    <w:name w:val="Subtle Emphasis"/>
    <w:basedOn w:val="Policepardfaut"/>
    <w:uiPriority w:val="19"/>
    <w:qFormat/>
    <w:rsid w:val="00A9369A"/>
    <w:rPr>
      <w:i/>
      <w:iCs/>
      <w:color w:val="7F7F7F" w:themeColor="text1" w:themeTint="80"/>
    </w:rPr>
  </w:style>
  <w:style w:type="table" w:styleId="Trameclaire-Accent1">
    <w:name w:val="Light Shading Accent 1"/>
    <w:basedOn w:val="TableauNormal"/>
    <w:uiPriority w:val="60"/>
    <w:rsid w:val="00A9369A"/>
    <w:pPr>
      <w:spacing w:after="0" w:line="240" w:lineRule="auto"/>
    </w:pPr>
    <w:rPr>
      <w:rFonts w:eastAsiaTheme="minorEastAsia"/>
      <w:color w:val="365F91" w:themeColor="accent1" w:themeShade="BF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illedutableau">
    <w:name w:val="Table Grid"/>
    <w:basedOn w:val="TableauNormal"/>
    <w:uiPriority w:val="59"/>
    <w:rsid w:val="006F42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eclaire-Accent5">
    <w:name w:val="Light List Accent 5"/>
    <w:basedOn w:val="TableauNormal"/>
    <w:uiPriority w:val="61"/>
    <w:rsid w:val="006F42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rameclaire-Accent6">
    <w:name w:val="Light Shading Accent 6"/>
    <w:basedOn w:val="TableauNormal"/>
    <w:uiPriority w:val="60"/>
    <w:rsid w:val="006F4224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Tramemoyenne1-Accent1">
    <w:name w:val="Medium Shading 1 Accent 1"/>
    <w:basedOn w:val="TableauNormal"/>
    <w:uiPriority w:val="63"/>
    <w:rsid w:val="006F42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2">
    <w:name w:val="Light List Accent 2"/>
    <w:basedOn w:val="TableauNormal"/>
    <w:uiPriority w:val="61"/>
    <w:rsid w:val="006F42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i">
    <w:name w:val="api"/>
    <w:basedOn w:val="Policepardfaut"/>
    <w:rsid w:val="00E0226F"/>
  </w:style>
  <w:style w:type="character" w:customStyle="1" w:styleId="noprint">
    <w:name w:val="noprint"/>
    <w:basedOn w:val="Policepardfaut"/>
    <w:rsid w:val="00E0226F"/>
  </w:style>
  <w:style w:type="character" w:customStyle="1" w:styleId="nowrap1">
    <w:name w:val="nowrap1"/>
    <w:basedOn w:val="Policepardfaut"/>
    <w:rsid w:val="00E0226F"/>
  </w:style>
  <w:style w:type="paragraph" w:styleId="Notedefin">
    <w:name w:val="endnote text"/>
    <w:basedOn w:val="Normal"/>
    <w:link w:val="NotedefinCar"/>
    <w:uiPriority w:val="99"/>
    <w:semiHidden/>
    <w:unhideWhenUsed/>
    <w:rsid w:val="00E0226F"/>
  </w:style>
  <w:style w:type="character" w:customStyle="1" w:styleId="NotedefinCar">
    <w:name w:val="Note de fin Car"/>
    <w:basedOn w:val="Policepardfaut"/>
    <w:link w:val="Notedefin"/>
    <w:uiPriority w:val="99"/>
    <w:semiHidden/>
    <w:rsid w:val="00E0226F"/>
    <w:rPr>
      <w:rFonts w:ascii="Arial" w:hAnsi="Arial" w:cs="Arial"/>
      <w:sz w:val="20"/>
      <w:szCs w:val="20"/>
      <w:lang w:eastAsia="fr-FR"/>
    </w:rPr>
  </w:style>
  <w:style w:type="character" w:styleId="Appeldenotedefin">
    <w:name w:val="endnote reference"/>
    <w:basedOn w:val="Policepardfaut"/>
    <w:uiPriority w:val="99"/>
    <w:semiHidden/>
    <w:unhideWhenUsed/>
    <w:rsid w:val="00E0226F"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sid w:val="00E0226F"/>
    <w:rPr>
      <w:color w:val="800080" w:themeColor="followedHyperlink"/>
      <w:u w:val="single"/>
    </w:rPr>
  </w:style>
  <w:style w:type="character" w:styleId="Appelnotedebasdep">
    <w:name w:val="footnote reference"/>
    <w:basedOn w:val="Policepardfaut"/>
    <w:uiPriority w:val="99"/>
    <w:semiHidden/>
    <w:unhideWhenUsed/>
    <w:rsid w:val="00E0226F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98773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87739"/>
  </w:style>
  <w:style w:type="character" w:customStyle="1" w:styleId="CommentaireCar">
    <w:name w:val="Commentaire Car"/>
    <w:basedOn w:val="Policepardfaut"/>
    <w:link w:val="Commentaire"/>
    <w:uiPriority w:val="99"/>
    <w:semiHidden/>
    <w:rsid w:val="00987739"/>
    <w:rPr>
      <w:rFonts w:ascii="Arial" w:hAnsi="Arial" w:cs="Arial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8773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87739"/>
    <w:rPr>
      <w:rFonts w:ascii="Arial" w:hAnsi="Arial" w:cs="Arial"/>
      <w:b/>
      <w:bCs/>
      <w:sz w:val="20"/>
      <w:szCs w:val="20"/>
      <w:lang w:eastAsia="fr-FR"/>
    </w:rPr>
  </w:style>
  <w:style w:type="paragraph" w:customStyle="1" w:styleId="TableTextAltT">
    <w:name w:val="TableText (Alt+T)"/>
    <w:basedOn w:val="Normal"/>
    <w:rsid w:val="00C465E6"/>
    <w:pPr>
      <w:keepLines/>
      <w:autoSpaceDE w:val="0"/>
      <w:autoSpaceDN w:val="0"/>
      <w:adjustRightInd w:val="0"/>
      <w:spacing w:before="120" w:after="80"/>
    </w:pPr>
    <w:rPr>
      <w:rFonts w:ascii="Times New Roman" w:eastAsia="Times New Roman" w:hAnsi="Times New Roman" w:cs="Times New Roman"/>
      <w:sz w:val="18"/>
      <w:lang w:eastAsia="en-US"/>
    </w:rPr>
  </w:style>
  <w:style w:type="paragraph" w:customStyle="1" w:styleId="TableLevel1Numbered">
    <w:name w:val="Table Level 1 Numbered"/>
    <w:basedOn w:val="Normal"/>
    <w:rsid w:val="00C465E6"/>
    <w:pPr>
      <w:tabs>
        <w:tab w:val="num" w:pos="720"/>
      </w:tabs>
      <w:autoSpaceDE w:val="0"/>
      <w:autoSpaceDN w:val="0"/>
      <w:adjustRightInd w:val="0"/>
      <w:spacing w:before="120" w:after="120"/>
      <w:ind w:left="720" w:hanging="504"/>
    </w:pPr>
    <w:rPr>
      <w:rFonts w:ascii="Times New Roman" w:eastAsia="Times New Roman" w:hAnsi="Times New Roman" w:cs="Times New Roman"/>
      <w:sz w:val="22"/>
      <w:szCs w:val="24"/>
      <w:lang w:eastAsia="en-US"/>
    </w:rPr>
  </w:style>
  <w:style w:type="paragraph" w:customStyle="1" w:styleId="TableLevel5Numbered">
    <w:name w:val="Table Level 5 Numbered"/>
    <w:basedOn w:val="Normal"/>
    <w:rsid w:val="00C465E6"/>
    <w:pPr>
      <w:tabs>
        <w:tab w:val="num" w:pos="1296"/>
      </w:tabs>
      <w:autoSpaceDE w:val="0"/>
      <w:autoSpaceDN w:val="0"/>
      <w:adjustRightInd w:val="0"/>
      <w:spacing w:before="120" w:after="120"/>
      <w:ind w:left="1296" w:hanging="576"/>
    </w:pPr>
    <w:rPr>
      <w:rFonts w:ascii="Times New Roman" w:eastAsia="Times New Roman" w:hAnsi="Times New Roman" w:cs="Times New Roman"/>
      <w:sz w:val="22"/>
      <w:szCs w:val="24"/>
      <w:lang w:eastAsia="en-US"/>
    </w:rPr>
  </w:style>
  <w:style w:type="paragraph" w:customStyle="1" w:styleId="TableLevel2Numbered">
    <w:name w:val="Table Level 2 Numbered"/>
    <w:basedOn w:val="Normal"/>
    <w:rsid w:val="00C465E6"/>
    <w:pPr>
      <w:tabs>
        <w:tab w:val="num" w:pos="720"/>
      </w:tabs>
      <w:autoSpaceDE w:val="0"/>
      <w:autoSpaceDN w:val="0"/>
      <w:adjustRightInd w:val="0"/>
      <w:spacing w:before="120" w:after="120"/>
      <w:ind w:left="720" w:hanging="504"/>
    </w:pPr>
    <w:rPr>
      <w:rFonts w:ascii="Times New Roman" w:eastAsia="Times New Roman" w:hAnsi="Times New Roman" w:cs="Times New Roman"/>
      <w:sz w:val="22"/>
      <w:szCs w:val="24"/>
      <w:lang w:eastAsia="en-US"/>
    </w:rPr>
  </w:style>
  <w:style w:type="paragraph" w:customStyle="1" w:styleId="Tableau">
    <w:name w:val="Tableau"/>
    <w:basedOn w:val="Corpsdetexte"/>
    <w:rsid w:val="00C465E6"/>
    <w:pPr>
      <w:numPr>
        <w:ilvl w:val="1"/>
      </w:numPr>
      <w:tabs>
        <w:tab w:val="num" w:pos="504"/>
      </w:tabs>
      <w:autoSpaceDE w:val="0"/>
      <w:autoSpaceDN w:val="0"/>
      <w:adjustRightInd w:val="0"/>
      <w:spacing w:before="60" w:after="60"/>
    </w:pPr>
    <w:rPr>
      <w:rFonts w:ascii="VAG Rounded Lt" w:eastAsia="Times New Roman" w:hAnsi="VAG Rounded Lt" w:cs="Times New Roman"/>
      <w:sz w:val="22"/>
    </w:rPr>
  </w:style>
  <w:style w:type="paragraph" w:customStyle="1" w:styleId="P2">
    <w:name w:val="P2"/>
    <w:basedOn w:val="Normal"/>
    <w:rsid w:val="00C465E6"/>
    <w:pPr>
      <w:autoSpaceDE w:val="0"/>
      <w:autoSpaceDN w:val="0"/>
      <w:adjustRightInd w:val="0"/>
      <w:spacing w:after="120"/>
      <w:ind w:left="1418"/>
    </w:pPr>
    <w:rPr>
      <w:rFonts w:eastAsia="Times New Roman" w:cs="Times New Roman"/>
    </w:rPr>
  </w:style>
  <w:style w:type="paragraph" w:styleId="Lgende">
    <w:name w:val="caption"/>
    <w:basedOn w:val="Normal"/>
    <w:next w:val="Normal"/>
    <w:uiPriority w:val="35"/>
    <w:unhideWhenUsed/>
    <w:qFormat/>
    <w:rsid w:val="006E5E83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7651F1"/>
    <w:rPr>
      <w:color w:val="808080"/>
    </w:rPr>
  </w:style>
  <w:style w:type="character" w:customStyle="1" w:styleId="systranseg">
    <w:name w:val="systran_seg"/>
    <w:basedOn w:val="Policepardfaut"/>
    <w:rsid w:val="00DB5239"/>
  </w:style>
  <w:style w:type="character" w:customStyle="1" w:styleId="systrantokenword">
    <w:name w:val="systran_token_word"/>
    <w:basedOn w:val="Policepardfaut"/>
    <w:rsid w:val="00DB5239"/>
  </w:style>
  <w:style w:type="character" w:customStyle="1" w:styleId="systrantokenpunctuation">
    <w:name w:val="systran_token_punctuation"/>
    <w:basedOn w:val="Policepardfaut"/>
    <w:rsid w:val="00DB5239"/>
  </w:style>
  <w:style w:type="character" w:customStyle="1" w:styleId="systrantokenentity">
    <w:name w:val="systran_token_entity"/>
    <w:basedOn w:val="Policepardfaut"/>
    <w:rsid w:val="00DB5239"/>
  </w:style>
  <w:style w:type="character" w:customStyle="1" w:styleId="systrantokennumeric">
    <w:name w:val="systran_token_numeric"/>
    <w:basedOn w:val="Policepardfaut"/>
    <w:rsid w:val="00DB5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48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90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://fr.wikipedia.org/wiki/Voie_rapide" TargetMode="External"/><Relationship Id="rId1" Type="http://schemas.openxmlformats.org/officeDocument/2006/relationships/hyperlink" Target="http://fr.wikipedia.org/wiki/Boulevard_p%C3%A9riph%C3%A9rique_de_Pari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package" Target="embeddings/Microsoft_Excel_Worksheet1.xlsx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comments" Target="commen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0280B0-01E6-4F29-BE7A-81747325C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11</Pages>
  <Words>1354</Words>
  <Characters>7449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AXA</Company>
  <LinksUpToDate>false</LinksUpToDate>
  <CharactersWithSpaces>8786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RICHARDOT Marie Christine</dc:creator>
  <cp:lastModifiedBy>RICHARDOT Marie Christine</cp:lastModifiedBy>
  <cp:revision>65</cp:revision>
  <dcterms:created xsi:type="dcterms:W3CDTF">2014-03-07T10:01:00Z</dcterms:created>
  <dcterms:modified xsi:type="dcterms:W3CDTF">2014-03-07T15:38:00Z</dcterms:modified>
</cp:coreProperties>
</file>